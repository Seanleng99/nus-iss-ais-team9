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0A607A" w:rsidP="00FC3526" w:rsidRDefault="00645D76" w14:paraId="3445EB7E" w14:textId="77777777">
      <w:pPr>
        <w:jc w:val="center"/>
      </w:pPr>
      <w:r w:rsidRPr="00645D76">
        <w:rPr>
          <w:noProof/>
        </w:rPr>
        <w:drawing>
          <wp:inline distT="0" distB="0" distL="0" distR="0" wp14:anchorId="3445EBEB" wp14:editId="3445EBEC">
            <wp:extent cx="2591871" cy="954657"/>
            <wp:effectExtent l="0" t="0" r="0" b="0"/>
            <wp:docPr id="7" name="Picture 6" descr="Text, logo&#10;&#10;Description automatically generated">
              <a:extLst xmlns:a="http://schemas.openxmlformats.org/drawingml/2006/main">
                <a:ext uri="{FF2B5EF4-FFF2-40B4-BE49-F238E27FC236}">
                  <a16:creationId xmlns:a16="http://schemas.microsoft.com/office/drawing/2014/main" id="{5C020326-A514-4CB0-9A47-8E151CC7C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ext, logo&#10;&#10;Description automatically generated">
                      <a:extLst>
                        <a:ext uri="{FF2B5EF4-FFF2-40B4-BE49-F238E27FC236}">
                          <a16:creationId xmlns:a16="http://schemas.microsoft.com/office/drawing/2014/main" id="{5C020326-A514-4CB0-9A47-8E151CC7C6DB}"/>
                        </a:ext>
                      </a:extLst>
                    </pic:cNvPr>
                    <pic:cNvPicPr>
                      <a:picLocks noChangeAspect="1"/>
                    </pic:cNvPicPr>
                  </pic:nvPicPr>
                  <pic:blipFill>
                    <a:blip r:embed="rId7"/>
                    <a:stretch>
                      <a:fillRect/>
                    </a:stretch>
                  </pic:blipFill>
                  <pic:spPr>
                    <a:xfrm>
                      <a:off x="0" y="0"/>
                      <a:ext cx="2591871" cy="954657"/>
                    </a:xfrm>
                    <a:prstGeom prst="rect">
                      <a:avLst/>
                    </a:prstGeom>
                  </pic:spPr>
                </pic:pic>
              </a:graphicData>
            </a:graphic>
          </wp:inline>
        </w:drawing>
      </w:r>
    </w:p>
    <w:p w:rsidR="000A607A" w:rsidP="00FC3526" w:rsidRDefault="000A607A" w14:paraId="3445EB7F" w14:textId="77777777"/>
    <w:p w:rsidR="000A607A" w:rsidP="00FC3526" w:rsidRDefault="000A607A" w14:paraId="3445EB80" w14:textId="77777777"/>
    <w:p w:rsidRPr="000A607A" w:rsidR="000A607A" w:rsidP="00FC3526" w:rsidRDefault="000A607A" w14:paraId="3445EB81" w14:textId="77777777"/>
    <w:p w:rsidRPr="006A718D" w:rsidR="007D6F72" w:rsidP="000A607A" w:rsidRDefault="000A607A" w14:paraId="3445EB82" w14:textId="77777777">
      <w:pPr>
        <w:pStyle w:val="Title"/>
        <w:jc w:val="center"/>
        <w:rPr>
          <w:sz w:val="72"/>
        </w:rPr>
      </w:pPr>
      <w:r w:rsidRPr="006A718D">
        <w:rPr>
          <w:sz w:val="72"/>
        </w:rPr>
        <w:t xml:space="preserve">Project </w:t>
      </w:r>
      <w:r w:rsidRPr="006A718D" w:rsidR="006A718D">
        <w:rPr>
          <w:sz w:val="72"/>
        </w:rPr>
        <w:t>Proposal</w:t>
      </w:r>
    </w:p>
    <w:p w:rsidR="000A607A" w:rsidP="000A607A" w:rsidRDefault="000A607A" w14:paraId="3445EB83" w14:textId="77777777"/>
    <w:p w:rsidRPr="00DA026D" w:rsidR="00DA026D" w:rsidP="00DA026D" w:rsidRDefault="00DA026D" w14:paraId="0DC71890" w14:textId="459466C1">
      <w:pPr>
        <w:pStyle w:val="Title"/>
        <w:jc w:val="center"/>
        <w:rPr>
          <w:b/>
          <w:bCs/>
          <w:sz w:val="48"/>
        </w:rPr>
      </w:pPr>
      <w:r w:rsidRPr="00DA026D">
        <w:rPr>
          <w:b/>
          <w:bCs/>
          <w:sz w:val="48"/>
        </w:rPr>
        <w:t>AI Financial Wellness Coach</w:t>
      </w:r>
    </w:p>
    <w:p w:rsidRPr="00CD4C74" w:rsidR="002C48CF" w:rsidP="002C48CF" w:rsidRDefault="002C48CF" w14:paraId="36E64CD0" w14:textId="5A79CD55">
      <w:pPr>
        <w:pStyle w:val="Title"/>
        <w:jc w:val="center"/>
        <w:rPr>
          <w:b/>
          <w:bCs/>
          <w:sz w:val="48"/>
        </w:rPr>
      </w:pPr>
    </w:p>
    <w:p w:rsidRPr="006A718D" w:rsidR="006A718D" w:rsidP="006A718D" w:rsidRDefault="006A718D" w14:paraId="3445EB84" w14:textId="3C1DA0BA">
      <w:pPr>
        <w:pStyle w:val="Title"/>
        <w:jc w:val="center"/>
        <w:rPr>
          <w:sz w:val="48"/>
        </w:rPr>
      </w:pPr>
    </w:p>
    <w:p w:rsidR="006A718D" w:rsidP="000A607A" w:rsidRDefault="006A718D" w14:paraId="3445EB85" w14:textId="77777777"/>
    <w:p w:rsidRPr="001B3EA2" w:rsidR="000A607A" w:rsidP="000A607A" w:rsidRDefault="000A607A" w14:paraId="3445EB86" w14:textId="3C013AA6">
      <w:pPr>
        <w:jc w:val="center"/>
        <w:rPr>
          <w:lang w:val="en-US"/>
        </w:rPr>
      </w:pPr>
      <w:r>
        <w:t>Practice Module for Certificate in</w:t>
      </w:r>
      <w:r w:rsidRPr="00AC08C7" w:rsidR="00AC08C7">
        <w:t xml:space="preserve"> Architecting AI Systems</w:t>
      </w:r>
    </w:p>
    <w:p w:rsidR="000A607A" w:rsidP="000A607A" w:rsidRDefault="000A607A" w14:paraId="3445EB87" w14:textId="77777777"/>
    <w:p w:rsidR="000A607A" w:rsidP="000A607A" w:rsidRDefault="000A607A" w14:paraId="3445EB88" w14:textId="77777777"/>
    <w:p w:rsidRPr="00CD4C74" w:rsidR="000A607A" w:rsidP="000A607A" w:rsidRDefault="000A607A" w14:paraId="3445EB89" w14:textId="061608E0">
      <w:pPr>
        <w:jc w:val="center"/>
        <w:rPr>
          <w:b/>
          <w:bCs/>
          <w:sz w:val="28"/>
        </w:rPr>
      </w:pPr>
      <w:r w:rsidRPr="00CD4C74">
        <w:rPr>
          <w:b/>
          <w:bCs/>
          <w:sz w:val="28"/>
        </w:rPr>
        <w:t>Team</w:t>
      </w:r>
      <w:r w:rsidRPr="00CD4C74" w:rsidR="003638FD">
        <w:rPr>
          <w:b/>
          <w:bCs/>
          <w:sz w:val="28"/>
        </w:rPr>
        <w:t xml:space="preserve"> </w:t>
      </w:r>
      <w:r w:rsidR="004D7B62">
        <w:rPr>
          <w:b/>
          <w:bCs/>
          <w:sz w:val="28"/>
        </w:rPr>
        <w:t>9</w:t>
      </w:r>
    </w:p>
    <w:p w:rsidR="001B3EA2" w:rsidP="38EB6922" w:rsidRDefault="001B3EA2" w14:paraId="78D40F08" w14:textId="77777777">
      <w:pPr>
        <w:spacing w:after="0" w:line="240" w:lineRule="auto"/>
        <w:jc w:val="center"/>
        <w:rPr>
          <w:sz w:val="28"/>
        </w:rPr>
      </w:pPr>
      <w:r w:rsidRPr="001B3EA2">
        <w:rPr>
          <w:sz w:val="28"/>
        </w:rPr>
        <w:t>Lee Jet Xuen (Sky)</w:t>
      </w:r>
    </w:p>
    <w:p w:rsidR="003638FD" w:rsidP="38EB6922" w:rsidRDefault="00745CEC" w14:paraId="74B45715" w14:textId="6803E77A">
      <w:pPr>
        <w:spacing w:after="0" w:line="240" w:lineRule="auto"/>
        <w:jc w:val="center"/>
        <w:rPr>
          <w:sz w:val="28"/>
          <w:szCs w:val="28"/>
        </w:rPr>
      </w:pPr>
      <w:r w:rsidRPr="38EB6922">
        <w:rPr>
          <w:sz w:val="28"/>
          <w:szCs w:val="28"/>
        </w:rPr>
        <w:t>Lim Keng Yen</w:t>
      </w:r>
      <w:r w:rsidRPr="38EB6922" w:rsidR="59561813">
        <w:rPr>
          <w:sz w:val="28"/>
          <w:szCs w:val="28"/>
        </w:rPr>
        <w:t xml:space="preserve"> Bernard</w:t>
      </w:r>
    </w:p>
    <w:p w:rsidR="00745CEC" w:rsidP="006A718D" w:rsidRDefault="00745CEC" w14:paraId="6A27A323" w14:textId="5359A4D8">
      <w:pPr>
        <w:spacing w:after="0" w:line="240" w:lineRule="auto"/>
        <w:jc w:val="center"/>
        <w:rPr>
          <w:sz w:val="28"/>
        </w:rPr>
      </w:pPr>
      <w:r>
        <w:rPr>
          <w:sz w:val="28"/>
        </w:rPr>
        <w:t>Mar Wen Hee</w:t>
      </w:r>
    </w:p>
    <w:p w:rsidR="00745CEC" w:rsidP="006A718D" w:rsidRDefault="00DC4ED3" w14:paraId="2AADD6FF" w14:textId="7080583F">
      <w:pPr>
        <w:spacing w:after="0" w:line="240" w:lineRule="auto"/>
        <w:jc w:val="center"/>
        <w:rPr>
          <w:sz w:val="28"/>
        </w:rPr>
      </w:pPr>
      <w:r>
        <w:rPr>
          <w:sz w:val="28"/>
        </w:rPr>
        <w:t>Tan Sean Leng</w:t>
      </w:r>
    </w:p>
    <w:p w:rsidRPr="003638FD" w:rsidR="004D7B62" w:rsidP="006A718D" w:rsidRDefault="004D7B62" w14:paraId="7A482876" w14:textId="67CBF777">
      <w:pPr>
        <w:spacing w:after="0" w:line="240" w:lineRule="auto"/>
        <w:jc w:val="center"/>
        <w:rPr>
          <w:sz w:val="28"/>
        </w:rPr>
      </w:pPr>
      <w:r>
        <w:rPr>
          <w:sz w:val="28"/>
        </w:rPr>
        <w:t>Lai Xin Kai</w:t>
      </w:r>
    </w:p>
    <w:p w:rsidR="006A718D" w:rsidP="006A718D" w:rsidRDefault="006A718D" w14:paraId="3445EB8C" w14:textId="77777777">
      <w:pPr>
        <w:spacing w:after="0" w:line="240" w:lineRule="auto"/>
        <w:jc w:val="center"/>
        <w:rPr>
          <w:sz w:val="28"/>
        </w:rPr>
      </w:pPr>
    </w:p>
    <w:p w:rsidR="006A718D" w:rsidP="006A718D" w:rsidRDefault="006A718D" w14:paraId="3445EB8D" w14:textId="77777777">
      <w:pPr>
        <w:spacing w:after="0" w:line="240" w:lineRule="auto"/>
        <w:jc w:val="center"/>
        <w:rPr>
          <w:sz w:val="28"/>
        </w:rPr>
      </w:pPr>
    </w:p>
    <w:p w:rsidR="000A607A" w:rsidP="000A607A" w:rsidRDefault="000A607A" w14:paraId="3445EB93" w14:textId="77777777">
      <w:pPr>
        <w:jc w:val="center"/>
      </w:pPr>
    </w:p>
    <w:p w:rsidR="000A607A" w:rsidP="000A607A" w:rsidRDefault="000A607A" w14:paraId="3445EB94" w14:textId="77777777"/>
    <w:p w:rsidR="000A607A" w:rsidRDefault="000A607A" w14:paraId="3445EB95" w14:textId="77777777">
      <w:pPr>
        <w:rPr>
          <w:rFonts w:eastAsia="Times New Roman" w:cs="Times New Roman"/>
          <w:b/>
          <w:color w:val="000000"/>
          <w:sz w:val="28"/>
          <w:szCs w:val="20"/>
        </w:rPr>
      </w:pPr>
      <w:r>
        <w:rPr>
          <w:color w:val="000000"/>
        </w:rPr>
        <w:br w:type="page"/>
      </w:r>
    </w:p>
    <w:p w:rsidR="000A607A" w:rsidP="000A607A" w:rsidRDefault="000A607A" w14:paraId="3445EB96" w14:textId="77777777">
      <w:pPr>
        <w:pStyle w:val="notHelp"/>
        <w:rPr>
          <w:color w:val="000000"/>
        </w:rPr>
      </w:pPr>
      <w:r>
        <w:rPr>
          <w:color w:val="000000"/>
        </w:rPr>
        <w:t>CONTENTS</w:t>
      </w:r>
    </w:p>
    <w:p w:rsidR="003D2493" w:rsidRDefault="40A8B240" w14:paraId="1562E540" w14:textId="5C2A1035">
      <w:pPr>
        <w:pStyle w:val="TOC1"/>
        <w:rPr>
          <w:rFonts w:asciiTheme="minorHAnsi" w:hAnsiTheme="minorHAnsi" w:eastAsiaTheme="minorEastAsia" w:cstheme="minorBidi"/>
          <w:caps w:val="0"/>
          <w:noProof/>
          <w:kern w:val="2"/>
          <w:szCs w:val="24"/>
          <w:lang w:eastAsia="zh-CN"/>
          <w14:ligatures w14:val="standardContextual"/>
        </w:rPr>
      </w:pPr>
      <w:r>
        <w:fldChar w:fldCharType="begin"/>
      </w:r>
      <w:r w:rsidR="00583713">
        <w:instrText>TOC \o "1-9" \z \u</w:instrText>
      </w:r>
      <w:r>
        <w:fldChar w:fldCharType="separate"/>
      </w:r>
      <w:r w:rsidR="003D2493">
        <w:rPr>
          <w:noProof/>
        </w:rPr>
        <w:t>1.</w:t>
      </w:r>
      <w:r w:rsidR="003D2493">
        <w:rPr>
          <w:rFonts w:asciiTheme="minorHAnsi" w:hAnsiTheme="minorHAnsi" w:eastAsiaTheme="minorEastAsia" w:cstheme="minorBidi"/>
          <w:caps w:val="0"/>
          <w:noProof/>
          <w:kern w:val="2"/>
          <w:szCs w:val="24"/>
          <w:lang w:eastAsia="zh-CN"/>
          <w14:ligatures w14:val="standardContextual"/>
        </w:rPr>
        <w:tab/>
      </w:r>
      <w:r w:rsidR="003D2493">
        <w:rPr>
          <w:noProof/>
        </w:rPr>
        <w:t>Overview</w:t>
      </w:r>
      <w:r w:rsidR="003D2493">
        <w:rPr>
          <w:noProof/>
          <w:webHidden/>
        </w:rPr>
        <w:tab/>
      </w:r>
      <w:r w:rsidR="003D2493">
        <w:rPr>
          <w:noProof/>
          <w:webHidden/>
        </w:rPr>
        <w:fldChar w:fldCharType="begin"/>
      </w:r>
      <w:r w:rsidR="003D2493">
        <w:rPr>
          <w:noProof/>
          <w:webHidden/>
        </w:rPr>
        <w:instrText xml:space="preserve"> PAGEREF _Toc219715461 \h </w:instrText>
      </w:r>
      <w:r w:rsidR="003D2493">
        <w:rPr>
          <w:noProof/>
          <w:webHidden/>
        </w:rPr>
      </w:r>
      <w:r w:rsidR="003D2493">
        <w:rPr>
          <w:noProof/>
          <w:webHidden/>
        </w:rPr>
        <w:fldChar w:fldCharType="separate"/>
      </w:r>
      <w:r w:rsidR="003D2493">
        <w:rPr>
          <w:noProof/>
          <w:webHidden/>
        </w:rPr>
        <w:t>3</w:t>
      </w:r>
      <w:r w:rsidR="003D2493">
        <w:rPr>
          <w:noProof/>
          <w:webHidden/>
        </w:rPr>
        <w:fldChar w:fldCharType="end"/>
      </w:r>
    </w:p>
    <w:p w:rsidR="003D2493" w:rsidRDefault="003D2493" w14:paraId="0E018818" w14:textId="638DEE44">
      <w:pPr>
        <w:pStyle w:val="TOC2"/>
        <w:rPr>
          <w:rFonts w:asciiTheme="minorHAnsi" w:hAnsiTheme="minorHAnsi" w:eastAsiaTheme="minorEastAsia" w:cstheme="minorBidi"/>
          <w:noProof/>
          <w:kern w:val="2"/>
          <w:szCs w:val="24"/>
          <w:lang w:eastAsia="zh-CN"/>
          <w14:ligatures w14:val="standardContextual"/>
        </w:rPr>
      </w:pPr>
      <w:r>
        <w:rPr>
          <w:noProof/>
        </w:rPr>
        <w:t>1.1</w:t>
      </w:r>
      <w:r>
        <w:rPr>
          <w:rFonts w:asciiTheme="minorHAnsi" w:hAnsiTheme="minorHAnsi" w:eastAsiaTheme="minorEastAsia" w:cstheme="minorBidi"/>
          <w:noProof/>
          <w:kern w:val="2"/>
          <w:szCs w:val="24"/>
          <w:lang w:eastAsia="zh-CN"/>
          <w14:ligatures w14:val="standardContextual"/>
        </w:rPr>
        <w:tab/>
      </w:r>
      <w:r>
        <w:rPr>
          <w:noProof/>
        </w:rPr>
        <w:t>Project Context</w:t>
      </w:r>
      <w:r>
        <w:rPr>
          <w:noProof/>
          <w:webHidden/>
        </w:rPr>
        <w:tab/>
      </w:r>
      <w:r>
        <w:rPr>
          <w:noProof/>
          <w:webHidden/>
        </w:rPr>
        <w:fldChar w:fldCharType="begin"/>
      </w:r>
      <w:r>
        <w:rPr>
          <w:noProof/>
          <w:webHidden/>
        </w:rPr>
        <w:instrText xml:space="preserve"> PAGEREF _Toc219715462 \h </w:instrText>
      </w:r>
      <w:r>
        <w:rPr>
          <w:noProof/>
          <w:webHidden/>
        </w:rPr>
      </w:r>
      <w:r>
        <w:rPr>
          <w:noProof/>
          <w:webHidden/>
        </w:rPr>
        <w:fldChar w:fldCharType="separate"/>
      </w:r>
      <w:r>
        <w:rPr>
          <w:noProof/>
          <w:webHidden/>
        </w:rPr>
        <w:t>3</w:t>
      </w:r>
      <w:r>
        <w:rPr>
          <w:noProof/>
          <w:webHidden/>
        </w:rPr>
        <w:fldChar w:fldCharType="end"/>
      </w:r>
    </w:p>
    <w:p w:rsidR="003D2493" w:rsidRDefault="003D2493" w14:paraId="6BCEAAE7" w14:textId="6771F481">
      <w:pPr>
        <w:pStyle w:val="TOC2"/>
        <w:rPr>
          <w:rFonts w:asciiTheme="minorHAnsi" w:hAnsiTheme="minorHAnsi" w:eastAsiaTheme="minorEastAsia" w:cstheme="minorBidi"/>
          <w:noProof/>
          <w:kern w:val="2"/>
          <w:szCs w:val="24"/>
          <w:lang w:eastAsia="zh-CN"/>
          <w14:ligatures w14:val="standardContextual"/>
        </w:rPr>
      </w:pPr>
      <w:r>
        <w:rPr>
          <w:noProof/>
        </w:rPr>
        <w:t>1.2</w:t>
      </w:r>
      <w:r>
        <w:rPr>
          <w:rFonts w:asciiTheme="minorHAnsi" w:hAnsiTheme="minorHAnsi" w:eastAsiaTheme="minorEastAsia" w:cstheme="minorBidi"/>
          <w:noProof/>
          <w:kern w:val="2"/>
          <w:szCs w:val="24"/>
          <w:lang w:eastAsia="zh-CN"/>
          <w14:ligatures w14:val="standardContextual"/>
        </w:rPr>
        <w:tab/>
      </w:r>
      <w:r>
        <w:rPr>
          <w:noProof/>
        </w:rPr>
        <w:t>Business Needs</w:t>
      </w:r>
      <w:r>
        <w:rPr>
          <w:noProof/>
          <w:webHidden/>
        </w:rPr>
        <w:tab/>
      </w:r>
      <w:r>
        <w:rPr>
          <w:noProof/>
          <w:webHidden/>
        </w:rPr>
        <w:fldChar w:fldCharType="begin"/>
      </w:r>
      <w:r>
        <w:rPr>
          <w:noProof/>
          <w:webHidden/>
        </w:rPr>
        <w:instrText xml:space="preserve"> PAGEREF _Toc219715463 \h </w:instrText>
      </w:r>
      <w:r>
        <w:rPr>
          <w:noProof/>
          <w:webHidden/>
        </w:rPr>
      </w:r>
      <w:r>
        <w:rPr>
          <w:noProof/>
          <w:webHidden/>
        </w:rPr>
        <w:fldChar w:fldCharType="separate"/>
      </w:r>
      <w:r>
        <w:rPr>
          <w:noProof/>
          <w:webHidden/>
        </w:rPr>
        <w:t>3</w:t>
      </w:r>
      <w:r>
        <w:rPr>
          <w:noProof/>
          <w:webHidden/>
        </w:rPr>
        <w:fldChar w:fldCharType="end"/>
      </w:r>
    </w:p>
    <w:p w:rsidR="003D2493" w:rsidRDefault="003D2493" w14:paraId="727F43DF" w14:textId="2687A42E">
      <w:pPr>
        <w:pStyle w:val="TOC2"/>
        <w:rPr>
          <w:rFonts w:asciiTheme="minorHAnsi" w:hAnsiTheme="minorHAnsi" w:eastAsiaTheme="minorEastAsia" w:cstheme="minorBidi"/>
          <w:noProof/>
          <w:kern w:val="2"/>
          <w:szCs w:val="24"/>
          <w:lang w:eastAsia="zh-CN"/>
          <w14:ligatures w14:val="standardContextual"/>
        </w:rPr>
      </w:pPr>
      <w:r>
        <w:rPr>
          <w:noProof/>
        </w:rPr>
        <w:t>1.3</w:t>
      </w:r>
      <w:r>
        <w:rPr>
          <w:rFonts w:asciiTheme="minorHAnsi" w:hAnsiTheme="minorHAnsi" w:eastAsiaTheme="minorEastAsia" w:cstheme="minorBidi"/>
          <w:noProof/>
          <w:kern w:val="2"/>
          <w:szCs w:val="24"/>
          <w:lang w:eastAsia="zh-CN"/>
          <w14:ligatures w14:val="standardContextual"/>
        </w:rPr>
        <w:tab/>
      </w:r>
      <w:r>
        <w:rPr>
          <w:noProof/>
        </w:rPr>
        <w:t>General Architecture</w:t>
      </w:r>
      <w:r>
        <w:rPr>
          <w:noProof/>
          <w:webHidden/>
        </w:rPr>
        <w:tab/>
      </w:r>
      <w:r>
        <w:rPr>
          <w:noProof/>
          <w:webHidden/>
        </w:rPr>
        <w:fldChar w:fldCharType="begin"/>
      </w:r>
      <w:r>
        <w:rPr>
          <w:noProof/>
          <w:webHidden/>
        </w:rPr>
        <w:instrText xml:space="preserve"> PAGEREF _Toc219715464 \h </w:instrText>
      </w:r>
      <w:r>
        <w:rPr>
          <w:noProof/>
          <w:webHidden/>
        </w:rPr>
      </w:r>
      <w:r>
        <w:rPr>
          <w:noProof/>
          <w:webHidden/>
        </w:rPr>
        <w:fldChar w:fldCharType="separate"/>
      </w:r>
      <w:r>
        <w:rPr>
          <w:noProof/>
          <w:webHidden/>
        </w:rPr>
        <w:t>4</w:t>
      </w:r>
      <w:r>
        <w:rPr>
          <w:noProof/>
          <w:webHidden/>
        </w:rPr>
        <w:fldChar w:fldCharType="end"/>
      </w:r>
    </w:p>
    <w:p w:rsidR="003D2493" w:rsidRDefault="003D2493" w14:paraId="175BA7D8" w14:textId="1C8965C4">
      <w:pPr>
        <w:pStyle w:val="TOC2"/>
        <w:rPr>
          <w:rFonts w:asciiTheme="minorHAnsi" w:hAnsiTheme="minorHAnsi" w:eastAsiaTheme="minorEastAsia" w:cstheme="minorBidi"/>
          <w:noProof/>
          <w:kern w:val="2"/>
          <w:szCs w:val="24"/>
          <w:lang w:eastAsia="zh-CN"/>
          <w14:ligatures w14:val="standardContextual"/>
        </w:rPr>
      </w:pPr>
      <w:r>
        <w:rPr>
          <w:noProof/>
        </w:rPr>
        <w:t>1.4</w:t>
      </w:r>
      <w:r>
        <w:rPr>
          <w:rFonts w:asciiTheme="minorHAnsi" w:hAnsiTheme="minorHAnsi" w:eastAsiaTheme="minorEastAsia" w:cstheme="minorBidi"/>
          <w:noProof/>
          <w:kern w:val="2"/>
          <w:szCs w:val="24"/>
          <w:lang w:eastAsia="zh-CN"/>
          <w14:ligatures w14:val="standardContextual"/>
        </w:rPr>
        <w:tab/>
      </w:r>
      <w:r>
        <w:rPr>
          <w:noProof/>
        </w:rPr>
        <w:t>Project Scope</w:t>
      </w:r>
      <w:r>
        <w:rPr>
          <w:noProof/>
          <w:webHidden/>
        </w:rPr>
        <w:tab/>
      </w:r>
      <w:r>
        <w:rPr>
          <w:noProof/>
          <w:webHidden/>
        </w:rPr>
        <w:fldChar w:fldCharType="begin"/>
      </w:r>
      <w:r>
        <w:rPr>
          <w:noProof/>
          <w:webHidden/>
        </w:rPr>
        <w:instrText xml:space="preserve"> PAGEREF _Toc219715465 \h </w:instrText>
      </w:r>
      <w:r>
        <w:rPr>
          <w:noProof/>
          <w:webHidden/>
        </w:rPr>
      </w:r>
      <w:r>
        <w:rPr>
          <w:noProof/>
          <w:webHidden/>
        </w:rPr>
        <w:fldChar w:fldCharType="separate"/>
      </w:r>
      <w:r>
        <w:rPr>
          <w:noProof/>
          <w:webHidden/>
        </w:rPr>
        <w:t>4</w:t>
      </w:r>
      <w:r>
        <w:rPr>
          <w:noProof/>
          <w:webHidden/>
        </w:rPr>
        <w:fldChar w:fldCharType="end"/>
      </w:r>
    </w:p>
    <w:p w:rsidR="003D2493" w:rsidRDefault="003D2493" w14:paraId="3242B740" w14:textId="6A2B0047">
      <w:pPr>
        <w:pStyle w:val="TOC1"/>
        <w:rPr>
          <w:rFonts w:asciiTheme="minorHAnsi" w:hAnsiTheme="minorHAnsi" w:eastAsiaTheme="minorEastAsia" w:cstheme="minorBidi"/>
          <w:caps w:val="0"/>
          <w:noProof/>
          <w:kern w:val="2"/>
          <w:szCs w:val="24"/>
          <w:lang w:eastAsia="zh-CN"/>
          <w14:ligatures w14:val="standardContextual"/>
        </w:rPr>
      </w:pPr>
      <w:r>
        <w:rPr>
          <w:noProof/>
        </w:rPr>
        <w:t>2.</w:t>
      </w:r>
      <w:r>
        <w:rPr>
          <w:rFonts w:asciiTheme="minorHAnsi" w:hAnsiTheme="minorHAnsi" w:eastAsiaTheme="minorEastAsia" w:cstheme="minorBidi"/>
          <w:caps w:val="0"/>
          <w:noProof/>
          <w:kern w:val="2"/>
          <w:szCs w:val="24"/>
          <w:lang w:eastAsia="zh-CN"/>
          <w14:ligatures w14:val="standardContextual"/>
        </w:rPr>
        <w:tab/>
      </w:r>
      <w:r>
        <w:rPr>
          <w:noProof/>
        </w:rPr>
        <w:t>Project Plan</w:t>
      </w:r>
      <w:r>
        <w:rPr>
          <w:noProof/>
          <w:webHidden/>
        </w:rPr>
        <w:tab/>
      </w:r>
      <w:r>
        <w:rPr>
          <w:noProof/>
          <w:webHidden/>
        </w:rPr>
        <w:fldChar w:fldCharType="begin"/>
      </w:r>
      <w:r>
        <w:rPr>
          <w:noProof/>
          <w:webHidden/>
        </w:rPr>
        <w:instrText xml:space="preserve"> PAGEREF _Toc219715466 \h </w:instrText>
      </w:r>
      <w:r>
        <w:rPr>
          <w:noProof/>
          <w:webHidden/>
        </w:rPr>
      </w:r>
      <w:r>
        <w:rPr>
          <w:noProof/>
          <w:webHidden/>
        </w:rPr>
        <w:fldChar w:fldCharType="separate"/>
      </w:r>
      <w:r>
        <w:rPr>
          <w:noProof/>
          <w:webHidden/>
        </w:rPr>
        <w:t>7</w:t>
      </w:r>
      <w:r>
        <w:rPr>
          <w:noProof/>
          <w:webHidden/>
        </w:rPr>
        <w:fldChar w:fldCharType="end"/>
      </w:r>
    </w:p>
    <w:p w:rsidR="003D2493" w:rsidRDefault="003D2493" w14:paraId="447CEB6A" w14:textId="0DAD571C">
      <w:pPr>
        <w:pStyle w:val="TOC2"/>
        <w:rPr>
          <w:rFonts w:asciiTheme="minorHAnsi" w:hAnsiTheme="minorHAnsi" w:eastAsiaTheme="minorEastAsia" w:cstheme="minorBidi"/>
          <w:noProof/>
          <w:kern w:val="2"/>
          <w:szCs w:val="24"/>
          <w:lang w:eastAsia="zh-CN"/>
          <w14:ligatures w14:val="standardContextual"/>
        </w:rPr>
      </w:pPr>
      <w:r>
        <w:rPr>
          <w:noProof/>
        </w:rPr>
        <w:t>2.1</w:t>
      </w:r>
      <w:r>
        <w:rPr>
          <w:rFonts w:asciiTheme="minorHAnsi" w:hAnsiTheme="minorHAnsi" w:eastAsiaTheme="minorEastAsia" w:cstheme="minorBidi"/>
          <w:noProof/>
          <w:kern w:val="2"/>
          <w:szCs w:val="24"/>
          <w:lang w:eastAsia="zh-CN"/>
          <w14:ligatures w14:val="standardContextual"/>
        </w:rPr>
        <w:tab/>
      </w:r>
      <w:r>
        <w:rPr>
          <w:noProof/>
        </w:rPr>
        <w:t>Project Work Breakdown Structure (WBS)</w:t>
      </w:r>
      <w:r>
        <w:rPr>
          <w:noProof/>
          <w:webHidden/>
        </w:rPr>
        <w:tab/>
      </w:r>
      <w:r>
        <w:rPr>
          <w:noProof/>
          <w:webHidden/>
        </w:rPr>
        <w:fldChar w:fldCharType="begin"/>
      </w:r>
      <w:r>
        <w:rPr>
          <w:noProof/>
          <w:webHidden/>
        </w:rPr>
        <w:instrText xml:space="preserve"> PAGEREF _Toc219715467 \h </w:instrText>
      </w:r>
      <w:r>
        <w:rPr>
          <w:noProof/>
          <w:webHidden/>
        </w:rPr>
      </w:r>
      <w:r>
        <w:rPr>
          <w:noProof/>
          <w:webHidden/>
        </w:rPr>
        <w:fldChar w:fldCharType="separate"/>
      </w:r>
      <w:r>
        <w:rPr>
          <w:noProof/>
          <w:webHidden/>
        </w:rPr>
        <w:t>7</w:t>
      </w:r>
      <w:r>
        <w:rPr>
          <w:noProof/>
          <w:webHidden/>
        </w:rPr>
        <w:fldChar w:fldCharType="end"/>
      </w:r>
    </w:p>
    <w:p w:rsidR="003D2493" w:rsidRDefault="003D2493" w14:paraId="07602132" w14:textId="10310246">
      <w:pPr>
        <w:pStyle w:val="TOC2"/>
        <w:rPr>
          <w:rFonts w:asciiTheme="minorHAnsi" w:hAnsiTheme="minorHAnsi" w:eastAsiaTheme="minorEastAsia" w:cstheme="minorBidi"/>
          <w:noProof/>
          <w:kern w:val="2"/>
          <w:szCs w:val="24"/>
          <w:lang w:eastAsia="zh-CN"/>
          <w14:ligatures w14:val="standardContextual"/>
        </w:rPr>
      </w:pPr>
      <w:r>
        <w:rPr>
          <w:noProof/>
        </w:rPr>
        <w:t>2.2</w:t>
      </w:r>
      <w:r>
        <w:rPr>
          <w:rFonts w:asciiTheme="minorHAnsi" w:hAnsiTheme="minorHAnsi" w:eastAsiaTheme="minorEastAsia" w:cstheme="minorBidi"/>
          <w:noProof/>
          <w:kern w:val="2"/>
          <w:szCs w:val="24"/>
          <w:lang w:eastAsia="zh-CN"/>
          <w14:ligatures w14:val="standardContextual"/>
        </w:rPr>
        <w:tab/>
      </w:r>
      <w:r>
        <w:rPr>
          <w:noProof/>
        </w:rPr>
        <w:t>Effort Summary</w:t>
      </w:r>
      <w:r>
        <w:rPr>
          <w:noProof/>
          <w:webHidden/>
        </w:rPr>
        <w:tab/>
      </w:r>
      <w:r>
        <w:rPr>
          <w:noProof/>
          <w:webHidden/>
        </w:rPr>
        <w:fldChar w:fldCharType="begin"/>
      </w:r>
      <w:r>
        <w:rPr>
          <w:noProof/>
          <w:webHidden/>
        </w:rPr>
        <w:instrText xml:space="preserve"> PAGEREF _Toc219715468 \h </w:instrText>
      </w:r>
      <w:r>
        <w:rPr>
          <w:noProof/>
          <w:webHidden/>
        </w:rPr>
      </w:r>
      <w:r>
        <w:rPr>
          <w:noProof/>
          <w:webHidden/>
        </w:rPr>
        <w:fldChar w:fldCharType="separate"/>
      </w:r>
      <w:r>
        <w:rPr>
          <w:noProof/>
          <w:webHidden/>
        </w:rPr>
        <w:t>7</w:t>
      </w:r>
      <w:r>
        <w:rPr>
          <w:noProof/>
          <w:webHidden/>
        </w:rPr>
        <w:fldChar w:fldCharType="end"/>
      </w:r>
    </w:p>
    <w:p w:rsidR="00583713" w:rsidP="34B1ED57" w:rsidRDefault="40A8B240" w14:paraId="3445EB9F" w14:textId="0DE62CEB">
      <w:pPr>
        <w:pStyle w:val="TOC2"/>
        <w:tabs>
          <w:tab w:val="clear" w:pos="9355"/>
          <w:tab w:val="left" w:pos="720"/>
          <w:tab w:val="right" w:leader="dot" w:pos="9345"/>
        </w:tabs>
        <w:rPr>
          <w:rFonts w:asciiTheme="minorHAnsi" w:hAnsiTheme="minorHAnsi" w:eastAsiaTheme="minorEastAsia" w:cstheme="minorBidi"/>
          <w:noProof/>
          <w:sz w:val="22"/>
          <w:szCs w:val="22"/>
          <w:lang w:eastAsia="en-SG"/>
        </w:rPr>
      </w:pPr>
      <w:r>
        <w:fldChar w:fldCharType="end"/>
      </w:r>
    </w:p>
    <w:p w:rsidR="00FC3526" w:rsidP="40A8B240" w:rsidRDefault="000A607A" w14:paraId="3445EBA0" w14:textId="77777777">
      <w:pPr>
        <w:rPr>
          <w:rFonts w:eastAsiaTheme="majorEastAsia" w:cstheme="majorBidi"/>
          <w:b/>
          <w:bCs/>
          <w:sz w:val="32"/>
          <w:szCs w:val="32"/>
        </w:rPr>
      </w:pPr>
      <w:r>
        <w:br w:type="page"/>
      </w:r>
    </w:p>
    <w:p w:rsidR="000A607A" w:rsidP="000A607A" w:rsidRDefault="006A718D" w14:paraId="3445EBA2" w14:textId="20787812">
      <w:pPr>
        <w:pStyle w:val="Heading1"/>
      </w:pPr>
      <w:bookmarkStart w:name="_Toc124537664" w:id="0"/>
      <w:bookmarkStart w:name="_Toc219715461" w:id="1"/>
      <w:r>
        <w:t>Overview</w:t>
      </w:r>
      <w:bookmarkEnd w:id="0"/>
      <w:bookmarkEnd w:id="1"/>
    </w:p>
    <w:p w:rsidRPr="00F921CE" w:rsidR="00F921CE" w:rsidP="00F921CE" w:rsidRDefault="00F921CE" w14:paraId="2B02936F" w14:textId="77777777"/>
    <w:p w:rsidR="000A607A" w:rsidP="009727E0" w:rsidRDefault="00994ED1" w14:paraId="3445EBA3" w14:textId="3A9A2E45">
      <w:pPr>
        <w:pStyle w:val="Heading2"/>
      </w:pPr>
      <w:bookmarkStart w:name="_Toc124537665" w:id="2"/>
      <w:bookmarkStart w:name="_Toc219715462" w:id="3"/>
      <w:r>
        <w:t>Project Context</w:t>
      </w:r>
      <w:bookmarkEnd w:id="2"/>
      <w:bookmarkEnd w:id="3"/>
      <w:r w:rsidR="0016769E">
        <w:t xml:space="preserve"> </w:t>
      </w:r>
    </w:p>
    <w:p w:rsidR="1352F1F5" w:rsidP="5338DAFA" w:rsidRDefault="1352F1F5" w14:paraId="707805D5" w14:textId="440BD35F">
      <w:pPr>
        <w:pStyle w:val="Italicblue"/>
      </w:pPr>
      <w:r>
        <w:t>Provide the background and context of the projec</w:t>
      </w:r>
      <w:r w:rsidR="37D0404F">
        <w:t>t.</w:t>
      </w:r>
    </w:p>
    <w:p w:rsidRPr="00CD6752" w:rsidR="007D3692" w:rsidP="00C526D6" w:rsidRDefault="007A0B65" w14:paraId="0832472A" w14:textId="7BA4D58E">
      <w:pPr>
        <w:jc w:val="both"/>
        <w:rPr>
          <w:rFonts w:cs="Arial"/>
          <w:lang w:val="en-US"/>
        </w:rPr>
      </w:pPr>
      <w:r>
        <w:rPr>
          <w:rFonts w:cs="Arial"/>
          <w:lang w:val="en-US"/>
        </w:rPr>
        <w:t>Over the yea</w:t>
      </w:r>
      <w:r w:rsidR="007E7813">
        <w:rPr>
          <w:rFonts w:cs="Arial"/>
          <w:lang w:val="en-US"/>
        </w:rPr>
        <w:t xml:space="preserve">rs, </w:t>
      </w:r>
      <w:r w:rsidR="00542229">
        <w:rPr>
          <w:rFonts w:cs="Arial"/>
          <w:lang w:val="en-US"/>
        </w:rPr>
        <w:t xml:space="preserve">getting </w:t>
      </w:r>
      <w:r w:rsidR="007D1234">
        <w:rPr>
          <w:rFonts w:cs="Arial"/>
          <w:lang w:val="en-US"/>
        </w:rPr>
        <w:t>financial advi</w:t>
      </w:r>
      <w:r w:rsidR="00542229">
        <w:rPr>
          <w:rFonts w:cs="Arial"/>
          <w:lang w:val="en-US"/>
        </w:rPr>
        <w:t xml:space="preserve">ce </w:t>
      </w:r>
      <w:r w:rsidR="00636E61">
        <w:rPr>
          <w:rFonts w:cs="Arial"/>
          <w:lang w:val="en-US"/>
        </w:rPr>
        <w:t>is</w:t>
      </w:r>
      <w:r w:rsidR="00542229">
        <w:rPr>
          <w:rFonts w:cs="Arial"/>
          <w:lang w:val="en-US"/>
        </w:rPr>
        <w:t xml:space="preserve"> often gen</w:t>
      </w:r>
      <w:r w:rsidR="00BE70D3">
        <w:rPr>
          <w:rFonts w:cs="Arial"/>
          <w:lang w:val="en-US"/>
        </w:rPr>
        <w:t xml:space="preserve">eric </w:t>
      </w:r>
      <w:r w:rsidR="008E1F9E">
        <w:rPr>
          <w:rFonts w:cs="Arial"/>
          <w:lang w:val="en-US"/>
        </w:rPr>
        <w:t>or inaccessible</w:t>
      </w:r>
      <w:r w:rsidR="00B05E26">
        <w:rPr>
          <w:rFonts w:cs="Arial"/>
          <w:lang w:val="en-US"/>
        </w:rPr>
        <w:t xml:space="preserve">, especially for </w:t>
      </w:r>
      <w:r w:rsidR="003E68E4">
        <w:rPr>
          <w:rFonts w:cs="Arial"/>
          <w:lang w:val="en-US"/>
        </w:rPr>
        <w:t>individuals who</w:t>
      </w:r>
      <w:r w:rsidR="00FB2630">
        <w:rPr>
          <w:rFonts w:cs="Arial"/>
          <w:lang w:val="en-US"/>
        </w:rPr>
        <w:t xml:space="preserve"> </w:t>
      </w:r>
      <w:r w:rsidR="008E1F9E">
        <w:rPr>
          <w:rFonts w:cs="Arial"/>
          <w:lang w:val="en-US"/>
        </w:rPr>
        <w:t xml:space="preserve">are starting on their financial journey. </w:t>
      </w:r>
      <w:r w:rsidR="003A431E">
        <w:rPr>
          <w:rFonts w:cs="Arial"/>
          <w:lang w:val="en-US"/>
        </w:rPr>
        <w:t xml:space="preserve">Many are also unsure of where or how </w:t>
      </w:r>
      <w:r w:rsidR="006A22E1">
        <w:rPr>
          <w:rFonts w:cs="Arial"/>
          <w:lang w:val="en-US"/>
        </w:rPr>
        <w:t xml:space="preserve">they can manage their </w:t>
      </w:r>
      <w:r w:rsidR="00395DA0">
        <w:rPr>
          <w:rFonts w:cs="Arial"/>
          <w:lang w:val="en-US"/>
        </w:rPr>
        <w:t>finances effectively</w:t>
      </w:r>
      <w:r w:rsidR="0051257D">
        <w:rPr>
          <w:rFonts w:cs="Arial"/>
          <w:lang w:val="en-US"/>
        </w:rPr>
        <w:t xml:space="preserve">. </w:t>
      </w:r>
      <w:r w:rsidR="000606B6">
        <w:rPr>
          <w:rFonts w:cs="Arial"/>
          <w:lang w:val="en-US"/>
        </w:rPr>
        <w:t>As a result, many struggle to manage their finances, c</w:t>
      </w:r>
      <w:r w:rsidR="00DC7C6E">
        <w:rPr>
          <w:rFonts w:cs="Arial"/>
          <w:lang w:val="en-US"/>
        </w:rPr>
        <w:t>reate a budget and save consistently, or make informed investment decisions</w:t>
      </w:r>
      <w:r w:rsidR="008C2370">
        <w:rPr>
          <w:rFonts w:cs="Arial"/>
          <w:lang w:val="en-US"/>
        </w:rPr>
        <w:t xml:space="preserve">. </w:t>
      </w:r>
    </w:p>
    <w:p w:rsidRPr="00CD6752" w:rsidR="008C2370" w:rsidP="00C526D6" w:rsidRDefault="005B5035" w14:paraId="1B613D4A" w14:textId="1856CE64">
      <w:pPr>
        <w:jc w:val="both"/>
        <w:rPr>
          <w:rFonts w:cs="Arial"/>
          <w:lang w:val="en-US"/>
        </w:rPr>
      </w:pPr>
      <w:r>
        <w:rPr>
          <w:rFonts w:cs="Arial"/>
          <w:lang w:val="en-US"/>
        </w:rPr>
        <w:t xml:space="preserve">With </w:t>
      </w:r>
      <w:r w:rsidR="008C2370">
        <w:rPr>
          <w:rFonts w:cs="Arial"/>
          <w:lang w:val="en-US"/>
        </w:rPr>
        <w:t xml:space="preserve">AI Financial </w:t>
      </w:r>
      <w:r w:rsidR="005809D3">
        <w:rPr>
          <w:rFonts w:cs="Arial"/>
          <w:lang w:val="en-US"/>
        </w:rPr>
        <w:t>Wellness Coach</w:t>
      </w:r>
      <w:r>
        <w:rPr>
          <w:rFonts w:cs="Arial"/>
          <w:lang w:val="en-US"/>
        </w:rPr>
        <w:t>,</w:t>
      </w:r>
      <w:r w:rsidR="00CC2273">
        <w:rPr>
          <w:rFonts w:cs="Arial"/>
          <w:lang w:val="en-US"/>
        </w:rPr>
        <w:t xml:space="preserve"> </w:t>
      </w:r>
      <w:r w:rsidR="007D477F">
        <w:rPr>
          <w:rFonts w:cs="Arial"/>
          <w:lang w:val="en-US"/>
        </w:rPr>
        <w:t>it</w:t>
      </w:r>
      <w:r w:rsidR="00CC2273">
        <w:rPr>
          <w:rFonts w:cs="Arial"/>
          <w:lang w:val="en-US"/>
        </w:rPr>
        <w:t xml:space="preserve"> address</w:t>
      </w:r>
      <w:r w:rsidR="007D477F">
        <w:rPr>
          <w:rFonts w:cs="Arial"/>
          <w:lang w:val="en-US"/>
        </w:rPr>
        <w:t>es</w:t>
      </w:r>
      <w:r w:rsidR="00CC2273">
        <w:rPr>
          <w:rFonts w:cs="Arial"/>
          <w:lang w:val="en-US"/>
        </w:rPr>
        <w:t xml:space="preserve"> the challenges faced by many by providing personalized financial</w:t>
      </w:r>
      <w:r w:rsidR="00930011">
        <w:rPr>
          <w:rFonts w:cs="Arial"/>
          <w:lang w:val="en-US"/>
        </w:rPr>
        <w:t xml:space="preserve"> guidance that is </w:t>
      </w:r>
      <w:r w:rsidR="0015375D">
        <w:rPr>
          <w:rFonts w:cs="Arial"/>
          <w:lang w:val="en-US"/>
        </w:rPr>
        <w:t xml:space="preserve">accessible, and easy to understand. </w:t>
      </w:r>
      <w:r w:rsidRPr="007F7725" w:rsidR="00570CA2">
        <w:rPr>
          <w:rFonts w:cs="Arial"/>
          <w:lang w:val="en-US"/>
        </w:rPr>
        <w:t>It</w:t>
      </w:r>
      <w:r w:rsidRPr="007F7725" w:rsidR="007F7725">
        <w:rPr>
          <w:rFonts w:cs="Arial"/>
          <w:lang w:val="en-US"/>
        </w:rPr>
        <w:t xml:space="preserve"> </w:t>
      </w:r>
      <w:r w:rsidRPr="007F7725" w:rsidR="00570CA2">
        <w:rPr>
          <w:rFonts w:cs="Arial"/>
        </w:rPr>
        <w:t>is an LLM-powered multi-agent</w:t>
      </w:r>
      <w:r w:rsidRPr="007F7725" w:rsidR="00000CE3">
        <w:rPr>
          <w:rFonts w:cs="Arial"/>
        </w:rPr>
        <w:t xml:space="preserve"> financial </w:t>
      </w:r>
      <w:r w:rsidRPr="007F7725" w:rsidR="00570CA2">
        <w:rPr>
          <w:rFonts w:cs="Arial"/>
        </w:rPr>
        <w:t>education platform designed to improve the financial literacy</w:t>
      </w:r>
      <w:r w:rsidRPr="007F7725" w:rsidR="00000CE3">
        <w:rPr>
          <w:rFonts w:cs="Arial"/>
        </w:rPr>
        <w:t xml:space="preserve"> and </w:t>
      </w:r>
      <w:r w:rsidRPr="007F7725" w:rsidR="00570CA2">
        <w:rPr>
          <w:rFonts w:cs="Arial"/>
        </w:rPr>
        <w:t>money management skills of Singapore's young generation (ages 18–35). Rather than providing regulated financial advice, the system delivers personalized budgeting</w:t>
      </w:r>
      <w:r w:rsidRPr="007F7725" w:rsidR="00000CE3">
        <w:rPr>
          <w:rFonts w:cs="Arial"/>
        </w:rPr>
        <w:t xml:space="preserve"> </w:t>
      </w:r>
      <w:r w:rsidRPr="007F7725" w:rsidR="008D09BD">
        <w:rPr>
          <w:rFonts w:cs="Arial"/>
        </w:rPr>
        <w:t>recommendations</w:t>
      </w:r>
      <w:r w:rsidRPr="007F7725" w:rsidR="00570CA2">
        <w:rPr>
          <w:rFonts w:cs="Arial"/>
        </w:rPr>
        <w:t>, financial goal planning, investment education, and spending insights </w:t>
      </w:r>
      <w:r w:rsidRPr="007F7725" w:rsidR="008D09BD">
        <w:rPr>
          <w:rFonts w:cs="Arial"/>
        </w:rPr>
        <w:t xml:space="preserve">based on </w:t>
      </w:r>
      <w:r w:rsidRPr="007F7725" w:rsidR="007F7725">
        <w:rPr>
          <w:rFonts w:cs="Arial"/>
        </w:rPr>
        <w:t>users</w:t>
      </w:r>
      <w:r w:rsidRPr="007F7725" w:rsidR="00570CA2">
        <w:rPr>
          <w:rFonts w:cs="Arial"/>
        </w:rPr>
        <w:t xml:space="preserve"> manually entered financial information.</w:t>
      </w:r>
      <w:r w:rsidR="008D09BD">
        <w:rPr>
          <w:rFonts w:cs="Arial"/>
          <w:lang w:val="en-US"/>
        </w:rPr>
        <w:t xml:space="preserve"> </w:t>
      </w:r>
      <w:r w:rsidR="00771E5D">
        <w:rPr>
          <w:rFonts w:cs="Arial"/>
          <w:lang w:val="en-US"/>
        </w:rPr>
        <w:t>By providi</w:t>
      </w:r>
      <w:r w:rsidR="00C46A4B">
        <w:rPr>
          <w:rFonts w:cs="Arial"/>
          <w:lang w:val="en-US"/>
        </w:rPr>
        <w:t xml:space="preserve">ng users with practical and personalized support, it will help users to build better financial </w:t>
      </w:r>
      <w:r w:rsidR="003E68E4">
        <w:rPr>
          <w:rFonts w:cs="Arial"/>
          <w:lang w:val="en-US"/>
        </w:rPr>
        <w:t>habits and make better financial decisions.</w:t>
      </w:r>
    </w:p>
    <w:p w:rsidR="00BE772C" w:rsidP="008B325E" w:rsidRDefault="00BE772C" w14:paraId="1B8689E3" w14:textId="77777777">
      <w:pPr>
        <w:rPr>
          <w:rFonts w:cs="Arial"/>
        </w:rPr>
      </w:pPr>
    </w:p>
    <w:p w:rsidR="000A607A" w:rsidP="009727E0" w:rsidRDefault="000A607A" w14:paraId="3445EBA6" w14:textId="54C36B9F">
      <w:pPr>
        <w:pStyle w:val="Heading2"/>
        <w:rPr/>
      </w:pPr>
      <w:bookmarkStart w:name="_Toc124537666" w:id="4"/>
      <w:bookmarkStart w:name="_Toc219715463" w:id="5"/>
      <w:r w:rsidR="000A607A">
        <w:rPr/>
        <w:t>Business Needs</w:t>
      </w:r>
      <w:bookmarkEnd w:id="4"/>
      <w:bookmarkEnd w:id="5"/>
    </w:p>
    <w:p w:rsidR="000A607A" w:rsidP="009727E0" w:rsidRDefault="00EE753D" w14:paraId="3445EBA7" w14:textId="77777777">
      <w:pPr>
        <w:pStyle w:val="Italicblue"/>
      </w:pPr>
      <w:r>
        <w:t xml:space="preserve">Describe the business problem solved by the </w:t>
      </w:r>
      <w:r w:rsidR="00835731">
        <w:t>solution</w:t>
      </w:r>
      <w:r>
        <w:t xml:space="preserve"> to be secured.</w:t>
      </w:r>
    </w:p>
    <w:p w:rsidRPr="00257C8A" w:rsidR="00FF33AC" w:rsidP="00FF33AC" w:rsidRDefault="00FF33AC" w14:paraId="6E7DDA5A" w14:textId="7A9354E2">
      <w:pPr>
        <w:rPr>
          <w:rFonts w:cs="Arial"/>
          <w:lang w:val="en-US"/>
          <w:rPrChange w:author="" w16du:dateUtc="2026-07-10T07:48:00Z" w:id="1375062044">
            <w:rPr/>
          </w:rPrChange>
        </w:rPr>
      </w:pPr>
      <w:r w:rsidRPr="25468766" w:rsidR="00FF33AC">
        <w:rPr>
          <w:rFonts w:cs="Arial"/>
          <w:lang w:val="en-US"/>
        </w:rPr>
        <w:t xml:space="preserve">The AI Financial Wellness Coach is designed to support young adults in Singapore by making financial planning and education more accessible. Many individuals want to improve their financial habits but may not have the knowledge or confidence to create budgets, set financial goals, or understand investment concepts. The platform </w:t>
      </w:r>
      <w:r w:rsidRPr="25468766" w:rsidR="00FF33AC">
        <w:rPr>
          <w:rFonts w:cs="Arial"/>
          <w:lang w:val="en-US"/>
        </w:rPr>
        <w:t>provides a convenient way for users</w:t>
      </w:r>
      <w:r w:rsidRPr="25468766" w:rsidR="00FF33AC">
        <w:rPr>
          <w:rFonts w:cs="Arial"/>
          <w:lang w:val="en-US"/>
        </w:rPr>
        <w:t xml:space="preserve"> to learn and manage their finances based on their own financial situation.</w:t>
      </w:r>
    </w:p>
    <w:p w:rsidR="00FF33AC" w:rsidP="00FF33AC" w:rsidRDefault="00FF33AC" w14:paraId="32886445" w14:textId="3CBEE1E5">
      <w:pPr>
        <w:rPr>
          <w:rFonts w:cs="Arial"/>
          <w:lang w:val="en-US"/>
        </w:rPr>
      </w:pPr>
      <w:r w:rsidRPr="25468766" w:rsidR="00FF33AC">
        <w:rPr>
          <w:rFonts w:cs="Arial"/>
          <w:lang w:val="en-US"/>
        </w:rPr>
        <w:t xml:space="preserve">The solution focuses on helping users develop healthier financial habits through </w:t>
      </w:r>
      <w:r w:rsidRPr="25468766" w:rsidR="00FF33AC">
        <w:rPr>
          <w:rFonts w:cs="Arial"/>
          <w:lang w:val="en-US"/>
        </w:rPr>
        <w:t>personalised</w:t>
      </w:r>
      <w:r w:rsidRPr="25468766" w:rsidR="00FF33AC">
        <w:rPr>
          <w:rFonts w:cs="Arial"/>
          <w:lang w:val="en-US"/>
        </w:rPr>
        <w:t xml:space="preserve"> budgeting suggestions, spending analysis, financial goal planning, and educational content on investments. Rather than providing generic information, the platform tailors its recommendations according to the financial information entered by each user, making the guidance more relevant and practical.</w:t>
      </w:r>
    </w:p>
    <w:p w:rsidRPr="00257C8A" w:rsidR="00AC362B" w:rsidP="00FF33AC" w:rsidRDefault="00AC362B" w14:paraId="4A5CD7DE" w14:textId="58C45F4D">
      <w:pPr>
        <w:rPr>
          <w:rFonts w:cs="Arial"/>
          <w:lang w:val="en-US"/>
          <w:rPrChange w:author="" w16du:dateUtc="2026-07-10T07:48:00Z" w:id="259428550">
            <w:rPr/>
          </w:rPrChange>
        </w:rPr>
      </w:pPr>
      <w:r w:rsidRPr="25468766" w:rsidR="00AC362B">
        <w:rPr>
          <w:rFonts w:cs="Arial"/>
          <w:lang w:val="en-US"/>
        </w:rPr>
        <w:t xml:space="preserve">As the platform uses AI-generated recommendations, ensuring the reliability and safety of its responses is also an important business need. Users should be able to trust that the information provided by the application is </w:t>
      </w:r>
      <w:r w:rsidRPr="25468766" w:rsidR="00AC362B">
        <w:rPr>
          <w:rFonts w:cs="Arial"/>
          <w:lang w:val="en-US"/>
        </w:rPr>
        <w:t>accurate</w:t>
      </w:r>
      <w:r w:rsidRPr="25468766" w:rsidR="00AC362B">
        <w:rPr>
          <w:rFonts w:cs="Arial"/>
          <w:lang w:val="en-US"/>
        </w:rPr>
        <w:t xml:space="preserve">, consistent, and aligned with trusted financial knowledge. The solution provided incorporates a dedicated Risk &amp; Compliance Agent that </w:t>
      </w:r>
      <w:r w:rsidRPr="25468766" w:rsidR="00AC362B">
        <w:rPr>
          <w:rFonts w:cs="Arial"/>
          <w:lang w:val="en-US"/>
        </w:rPr>
        <w:t>validates</w:t>
      </w:r>
      <w:r w:rsidRPr="25468766" w:rsidR="00AC362B">
        <w:rPr>
          <w:rFonts w:cs="Arial"/>
          <w:lang w:val="en-US"/>
        </w:rPr>
        <w:t xml:space="preserve"> outputs from another AI agent before they are </w:t>
      </w:r>
      <w:del w:author="Sky1 Lee1 (NCS)" w:date="2026-07-14T14:05:37.411Z" w16du:dateUtc="2026-07-14T14:05:37.411Z" w:id="2063391374">
        <w:r w:rsidRPr="25468766" w:rsidDel="00AC362B">
          <w:rPr>
            <w:rFonts w:cs="Arial"/>
            <w:lang w:val="en-US"/>
          </w:rPr>
          <w:delText>being displayed</w:delText>
        </w:r>
      </w:del>
      <w:ins w:author="Sky1 Lee1 (NCS)" w:date="2026-07-14T14:05:37.413Z" w16du:dateUtc="2026-07-14T14:05:37.413Z" w:id="1168347270">
        <w:r w:rsidRPr="25468766" w:rsidR="25B40E47">
          <w:rPr>
            <w:rFonts w:cs="Arial"/>
            <w:lang w:val="en-US"/>
          </w:rPr>
          <w:t>displayed</w:t>
        </w:r>
      </w:ins>
      <w:r w:rsidRPr="25468766" w:rsidR="00AC362B">
        <w:rPr>
          <w:rFonts w:cs="Arial"/>
          <w:lang w:val="en-US"/>
        </w:rPr>
        <w:t xml:space="preserve"> to the user. This agent applies predefined guardrails, checks for inconsistencies, and helps to detect potential hallucinations or misleading responses, reducing the likelihood of inaccurate or unreliable financial guidance.</w:t>
      </w:r>
    </w:p>
    <w:p w:rsidRPr="00257C8A" w:rsidR="00CF42D7" w:rsidP="00FF33AC" w:rsidRDefault="00FF33AC" w14:paraId="0BC3EA48" w14:textId="357B8BCD">
      <w:pPr>
        <w:rPr>
          <w:rFonts w:cs="Arial"/>
          <w:lang w:val="en-US"/>
          <w:rPrChange w:author="" w16du:dateUtc="2026-07-10T07:48:00Z" w:id="2109208009">
            <w:rPr/>
          </w:rPrChange>
        </w:rPr>
      </w:pPr>
      <w:r w:rsidRPr="25468766" w:rsidR="00FF33AC">
        <w:rPr>
          <w:rFonts w:cs="Arial"/>
          <w:lang w:val="en-US"/>
        </w:rPr>
        <w:t xml:space="preserve">In addition to improving financial literacy, the platform encourages users to </w:t>
      </w:r>
      <w:r w:rsidRPr="25468766" w:rsidR="00FF33AC">
        <w:rPr>
          <w:rFonts w:cs="Arial"/>
          <w:lang w:val="en-US"/>
        </w:rPr>
        <w:t>monitor</w:t>
      </w:r>
      <w:r w:rsidRPr="25468766" w:rsidR="00FF33AC">
        <w:rPr>
          <w:rFonts w:cs="Arial"/>
          <w:lang w:val="en-US"/>
        </w:rPr>
        <w:t xml:space="preserve"> their spending regularly, plan for future financial goals, and make more informed financial decisions. By providing an easy-to-use and interactive experience, the solution aims to make financial planning less intimidating and more approachable for young adults who are looking to take better control of their finances.</w:t>
      </w:r>
    </w:p>
    <w:p w:rsidRPr="00540B7E" w:rsidR="000A607A" w:rsidP="5338DAFA" w:rsidRDefault="000A607A" w14:paraId="3445EBAB" w14:textId="4932FA28">
      <w:pPr>
        <w:rPr>
          <w:ins w:author="Sky1 Lee1 (NCS)" w:date="2026-07-14T14:05:56.09Z" w16du:dateUtc="2026-07-14T14:05:56.09Z" w:id="1139352444"/>
        </w:rPr>
      </w:pPr>
    </w:p>
    <w:p w:rsidR="25468766" w:rsidRDefault="25468766" w14:paraId="1504B131" w14:textId="47248772">
      <w:r>
        <w:br w:type="page"/>
      </w:r>
    </w:p>
    <w:p w:rsidR="25468766" w:rsidP="25468766" w:rsidRDefault="25468766" w14:paraId="63D6929C" w14:textId="283F903C">
      <w:pPr>
        <w:pStyle w:val="Normal"/>
      </w:pPr>
    </w:p>
    <w:p w:rsidR="00892530" w:rsidP="5338DAFA" w:rsidRDefault="00892530" w14:paraId="300D9959" w14:textId="77777777">
      <w:pPr>
        <w:rPr>
          <w:color w:val="0070C0"/>
        </w:rPr>
      </w:pPr>
    </w:p>
    <w:p w:rsidR="00EE753D" w:rsidP="00EE753D" w:rsidRDefault="00EE753D" w14:paraId="3445EBAC" w14:textId="04556B6E">
      <w:pPr>
        <w:pStyle w:val="Heading2"/>
        <w:rPr/>
      </w:pPr>
      <w:bookmarkStart w:name="_Toc124537668" w:id="22"/>
      <w:bookmarkStart w:name="_Toc219715464" w:id="23"/>
      <w:r w:rsidR="00EE753D">
        <w:rPr/>
        <w:t>General Architecture</w:t>
      </w:r>
      <w:bookmarkEnd w:id="22"/>
      <w:bookmarkEnd w:id="23"/>
      <w:del w:author="Sky1 Lee1 (NCS)" w:date="2026-07-14T14:05:52.613Z" w16du:dateUtc="2026-07-14T14:05:52.613Z" w:id="316820611">
        <w:r w:rsidDel="0016769E">
          <w:delText xml:space="preserve"> [Sean]</w:delText>
        </w:r>
      </w:del>
    </w:p>
    <w:p w:rsidRPr="00672C5E" w:rsidR="00EE753D" w:rsidP="00EE753D" w:rsidRDefault="006E3494" w14:paraId="3445EBAD" w14:textId="5853C527">
      <w:pPr>
        <w:pStyle w:val="TemplateInformation"/>
        <w:ind w:left="0"/>
        <w:rPr>
          <w:color w:val="0070C0"/>
          <w:kern w:val="28"/>
        </w:rPr>
      </w:pPr>
      <w:r>
        <w:rPr>
          <w:color w:val="0070C0"/>
          <w:kern w:val="28"/>
        </w:rPr>
        <w:t>Outline</w:t>
      </w:r>
      <w:r w:rsidR="00EE753D">
        <w:rPr>
          <w:color w:val="0070C0"/>
          <w:kern w:val="28"/>
        </w:rPr>
        <w:t xml:space="preserve"> the general architecture of </w:t>
      </w:r>
      <w:r>
        <w:rPr>
          <w:color w:val="0070C0"/>
          <w:kern w:val="28"/>
        </w:rPr>
        <w:t>the AI system. This can be a logical architecture if deployment details are not finalized. The architecture should set the context for your defined scope.</w:t>
      </w:r>
    </w:p>
    <w:p w:rsidR="009B5D74" w:rsidP="009B5D74" w:rsidRDefault="009B5D74" w14:paraId="7E75FA23" w14:textId="6C432A94">
      <w:pPr/>
      <w:r w:rsidR="009B5D74">
        <w:drawing>
          <wp:inline wp14:editId="7903602A" wp14:anchorId="7AA292FE">
            <wp:extent cx="5731510" cy="6583680"/>
            <wp:effectExtent l="0" t="0" r="2540" b="7620"/>
            <wp:docPr id="958560318"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rotWithShape="1">
                    <a:blip xmlns:r="http://schemas.openxmlformats.org/officeDocument/2006/relationships" r:embed="rId8" cstate="print">
                      <a:extLst>
                        <a:ext uri="{28A0092B-C50C-407E-A947-70E740481C1C}">
                          <a14:useLocalDpi xmlns:a14="http://schemas.microsoft.com/office/drawing/2010/main" val="0"/>
                        </a:ext>
                      </a:extLst>
                    </a:blip>
                    <a:srcRect b="7519"/>
                    <a:stretch>
                      <a:fillRect/>
                    </a:stretch>
                  </pic:blipFill>
                  <pic:spPr bwMode="auto">
                    <a:xfrm>
                      <a:off x="0" y="0"/>
                      <a:ext cx="5731510" cy="6583680"/>
                    </a:xfrm>
                    <a:prstGeom prst="rect">
                      <a:avLst/>
                    </a:prstGeom>
                    <a:noFill/>
                    <a:ln>
                      <a:noFill/>
                    </a:ln>
                    <a:extLst>
                      <a:ext uri="{53640926-AAD7-44D8-BBD7-CCE9431645EC}">
                        <a14:shadowObscured xmlns:a14="http://schemas.microsoft.com/office/drawing/2010/main"/>
                      </a:ext>
                    </a:extLst>
                  </pic:spPr>
                </pic:pic>
              </a:graphicData>
            </a:graphic>
          </wp:inline>
        </w:drawing>
      </w:r>
    </w:p>
    <w:p w:rsidR="009B5D74" w:rsidP="009B5D74" w:rsidRDefault="003662B0" w14:paraId="1F010175" w14:textId="35FEFCA1">
      <w:pPr/>
      <w:r w:rsidR="003662B0">
        <w:rPr/>
        <w:t>Architecture Explanation:</w:t>
      </w:r>
    </w:p>
    <w:p w:rsidR="003662B0" w:rsidP="25468766" w:rsidRDefault="003662B0" w14:paraId="19D79D1C" w14:textId="77777777">
      <w:pPr>
        <w:pStyle w:val="ListParagraph"/>
        <w:numPr>
          <w:ilvl w:val="0"/>
          <w:numId w:val="40"/>
        </w:numPr>
        <w:rPr/>
      </w:pPr>
      <w:r w:rsidR="003662B0">
        <w:rPr/>
        <w:t>Presentation Tier: Angular hosted on Amazon S3 and served via CloudFront.</w:t>
      </w:r>
    </w:p>
    <w:p w:rsidR="003662B0" w:rsidP="25468766" w:rsidRDefault="003662B0" w14:paraId="7FB3087F" w14:textId="77777777">
      <w:pPr>
        <w:pStyle w:val="ListParagraph"/>
        <w:numPr>
          <w:ilvl w:val="0"/>
          <w:numId w:val="40"/>
        </w:numPr>
        <w:rPr/>
      </w:pPr>
      <w:r w:rsidR="003662B0">
        <w:rPr/>
        <w:t>Application Tier: Spring Boot backend running as an ECS container.</w:t>
      </w:r>
    </w:p>
    <w:p w:rsidR="003662B0" w:rsidP="25468766" w:rsidRDefault="003662B0" w14:paraId="1259DB5D" w14:textId="6419AD8F">
      <w:pPr>
        <w:pStyle w:val="ListParagraph"/>
        <w:numPr>
          <w:ilvl w:val="0"/>
          <w:numId w:val="40"/>
        </w:numPr>
        <w:rPr/>
      </w:pPr>
      <w:r w:rsidR="003662B0">
        <w:rPr/>
        <w:t xml:space="preserve">AI Tier: Separate Python AI Agent Service running in another ECS container, </w:t>
      </w:r>
      <w:r w:rsidR="003662B0">
        <w:rPr/>
        <w:t>containing</w:t>
      </w:r>
      <w:r w:rsidR="003662B0">
        <w:rPr/>
        <w:t xml:space="preserve"> the </w:t>
      </w:r>
      <w:r w:rsidR="003662B0">
        <w:rPr/>
        <w:t>LangGraph</w:t>
      </w:r>
      <w:r w:rsidR="003662B0">
        <w:rPr/>
        <w:t xml:space="preserve"> Agent Orchestrato</w:t>
      </w:r>
      <w:r w:rsidR="00C26040">
        <w:rPr/>
        <w:t xml:space="preserve">r, agents, and </w:t>
      </w:r>
      <w:r w:rsidR="00A41C28">
        <w:rPr/>
        <w:t>Bedrock</w:t>
      </w:r>
      <w:r w:rsidR="003662B0">
        <w:rPr/>
        <w:t>.</w:t>
      </w:r>
    </w:p>
    <w:p w:rsidR="003662B0" w:rsidP="25468766" w:rsidRDefault="003662B0" w14:paraId="1C412F91" w14:textId="25DA2BEC">
      <w:pPr>
        <w:pStyle w:val="ListParagraph"/>
        <w:numPr>
          <w:ilvl w:val="0"/>
          <w:numId w:val="40"/>
        </w:numPr>
        <w:rPr/>
      </w:pPr>
      <w:r w:rsidR="003662B0">
        <w:rPr/>
        <w:t>Data Tier: Amazon PostgreSQL for transactional data and a Vector Database for Retrieval-Augmented Generation (RAG).</w:t>
      </w:r>
    </w:p>
    <w:p w:rsidR="003662B0" w:rsidP="25468766" w:rsidRDefault="003662B0" w14:paraId="0BCA8AAC" w14:textId="77777777">
      <w:pPr>
        <w:pStyle w:val="ListParagraph"/>
        <w:numPr>
          <w:ilvl w:val="0"/>
          <w:numId w:val="40"/>
        </w:numPr>
        <w:rPr/>
      </w:pPr>
      <w:r w:rsidR="003662B0">
        <w:rPr/>
        <w:t>Supporting Services: AWS Secrets Manager for secure credential management and Amazon CloudWatch for logging and monitoring.</w:t>
      </w:r>
    </w:p>
    <w:p w:rsidRPr="00EA0BDF" w:rsidR="00EA0BDF" w:rsidP="25468766" w:rsidRDefault="003662B0" w14:paraId="67E182EC" w14:textId="0593A7E7">
      <w:pPr>
        <w:pStyle w:val="ListParagraph"/>
        <w:numPr>
          <w:ilvl w:val="0"/>
          <w:numId w:val="40"/>
        </w:numPr>
        <w:rPr/>
      </w:pPr>
      <w:r w:rsidR="003662B0">
        <w:rPr/>
        <w:t>External Data Sources: MAS guidelines, CPF rules, and financial literacy resources are ingested offline into the vector database, ensuring the AI service performs RAG against a controlled knowledge base rather than relying on live external API calls.</w:t>
      </w:r>
    </w:p>
    <w:p w:rsidR="00EA0BDF" w:rsidP="00EE753D" w:rsidRDefault="00EA0BDF" w14:paraId="15C2B1C2" w14:textId="77777777">
      <w:pPr>
        <w:rPr>
          <w:highlight w:val="yellow"/>
        </w:rPr>
      </w:pPr>
    </w:p>
    <w:p w:rsidR="000A607A" w:rsidP="009727E0" w:rsidRDefault="000A607A" w14:paraId="3445EBAF" w14:textId="47EDEA34">
      <w:pPr>
        <w:pStyle w:val="Heading2"/>
      </w:pPr>
      <w:bookmarkStart w:name="_Toc124537669" w:id="45"/>
      <w:bookmarkStart w:name="_Toc219715465" w:id="46"/>
      <w:r>
        <w:t>Project Scope</w:t>
      </w:r>
      <w:bookmarkEnd w:id="45"/>
      <w:bookmarkEnd w:id="46"/>
      <w:r w:rsidR="0016769E">
        <w:t xml:space="preserve"> </w:t>
      </w:r>
    </w:p>
    <w:p w:rsidR="009727E0" w:rsidP="00EE753D" w:rsidRDefault="00EE753D" w14:paraId="3445EBB0" w14:textId="71B47009">
      <w:pPr>
        <w:pStyle w:val="Italicblue"/>
      </w:pPr>
      <w:r>
        <w:t xml:space="preserve">Describe </w:t>
      </w:r>
      <w:r w:rsidR="00D7454F">
        <w:t xml:space="preserve">the agents in your system. Explain how your implementation will demonstrate key considerations, e.g., assurance, trust, fairness, </w:t>
      </w:r>
      <w:r w:rsidR="00C520CB">
        <w:t xml:space="preserve">accountability, ethical issues, explainability, governance, security measures, agent autonomous and orchestration, as well as </w:t>
      </w:r>
      <w:proofErr w:type="spellStart"/>
      <w:r w:rsidR="00C520CB">
        <w:t>MLOps</w:t>
      </w:r>
      <w:proofErr w:type="spellEnd"/>
      <w:r w:rsidR="00C520CB">
        <w:t xml:space="preserve"> and </w:t>
      </w:r>
      <w:proofErr w:type="spellStart"/>
      <w:r w:rsidR="006E3494">
        <w:t>LLMOps</w:t>
      </w:r>
      <w:proofErr w:type="spellEnd"/>
      <w:r w:rsidR="006E3494">
        <w:t xml:space="preserve"> practices.</w:t>
      </w:r>
    </w:p>
    <w:p w:rsidRPr="00C526D6" w:rsidR="00B5427E" w:rsidP="00C526D6" w:rsidRDefault="00B5427E" w14:paraId="1B8EB04C" w14:textId="11DDFE00">
      <w:pPr>
        <w:pStyle w:val="Italicblue"/>
        <w:jc w:val="both"/>
        <w:rPr>
          <w:rFonts w:ascii="Arial" w:hAnsi="Arial" w:cs="Arial"/>
          <w:i w:val="0"/>
          <w:iCs/>
          <w:color w:val="auto"/>
          <w:sz w:val="24"/>
          <w:szCs w:val="24"/>
        </w:rPr>
      </w:pPr>
      <w:r w:rsidRPr="00C526D6">
        <w:rPr>
          <w:rFonts w:ascii="Arial" w:hAnsi="Arial" w:cs="Arial"/>
          <w:i w:val="0"/>
          <w:iCs/>
          <w:color w:val="auto"/>
          <w:sz w:val="24"/>
          <w:szCs w:val="24"/>
        </w:rPr>
        <w:t xml:space="preserve">The solution consists of </w:t>
      </w:r>
      <w:r>
        <w:rPr>
          <w:rFonts w:ascii="Arial" w:hAnsi="Arial" w:cs="Arial"/>
          <w:i w:val="0"/>
          <w:iCs/>
          <w:color w:val="auto"/>
          <w:sz w:val="24"/>
          <w:szCs w:val="24"/>
        </w:rPr>
        <w:t>5</w:t>
      </w:r>
      <w:r w:rsidRPr="00C526D6">
        <w:rPr>
          <w:rFonts w:ascii="Arial" w:hAnsi="Arial" w:cs="Arial"/>
          <w:i w:val="0"/>
          <w:iCs/>
          <w:color w:val="auto"/>
          <w:sz w:val="24"/>
          <w:szCs w:val="24"/>
        </w:rPr>
        <w:t xml:space="preserve"> independent LLM agents</w:t>
      </w:r>
      <w:r w:rsidR="00854D9B">
        <w:rPr>
          <w:rFonts w:ascii="Arial" w:hAnsi="Arial" w:cs="Arial"/>
          <w:i w:val="0"/>
          <w:iCs/>
          <w:color w:val="auto"/>
          <w:sz w:val="24"/>
          <w:szCs w:val="24"/>
        </w:rPr>
        <w:t xml:space="preserve"> with</w:t>
      </w:r>
      <w:r w:rsidR="003D25DE">
        <w:rPr>
          <w:rFonts w:ascii="Arial" w:hAnsi="Arial" w:cs="Arial"/>
          <w:i w:val="0"/>
          <w:iCs/>
          <w:color w:val="auto"/>
          <w:sz w:val="24"/>
          <w:szCs w:val="24"/>
        </w:rPr>
        <w:t xml:space="preserve"> an Agent Orchestrator act as the central decision-maker.</w:t>
      </w:r>
    </w:p>
    <w:p w:rsidRPr="00B374BD" w:rsidR="00B374BD" w:rsidP="00C526D6" w:rsidRDefault="00B374BD" w14:paraId="0917CAC1" w14:textId="19598D4E">
      <w:pPr>
        <w:pStyle w:val="Italicblue"/>
        <w:jc w:val="both"/>
        <w:rPr>
          <w:rFonts w:ascii="Arial" w:hAnsi="Arial" w:cs="Arial"/>
          <w:b/>
          <w:bCs/>
          <w:i w:val="0"/>
          <w:iCs/>
          <w:color w:val="auto"/>
          <w:sz w:val="24"/>
          <w:szCs w:val="24"/>
          <w:u w:val="single"/>
        </w:rPr>
      </w:pPr>
      <w:r w:rsidRPr="00B374BD">
        <w:rPr>
          <w:rFonts w:ascii="Arial" w:hAnsi="Arial" w:cs="Arial"/>
          <w:b/>
          <w:bCs/>
          <w:i w:val="0"/>
          <w:iCs/>
          <w:color w:val="auto"/>
          <w:sz w:val="24"/>
          <w:szCs w:val="24"/>
          <w:u w:val="single"/>
        </w:rPr>
        <w:t>Agent Responsibilities &amp; Key Considerations</w:t>
      </w:r>
    </w:p>
    <w:tbl>
      <w:tblPr>
        <w:tblStyle w:val="TableGrid"/>
        <w:tblW w:w="0" w:type="auto"/>
        <w:tblLook w:val="04A0" w:firstRow="1" w:lastRow="0" w:firstColumn="1" w:lastColumn="0" w:noHBand="0" w:noVBand="1"/>
      </w:tblPr>
      <w:tblGrid>
        <w:gridCol w:w="1603"/>
        <w:gridCol w:w="3354"/>
        <w:gridCol w:w="4059"/>
      </w:tblGrid>
      <w:tr w:rsidRPr="00DB5FA2" w:rsidR="00393D87" w:rsidTr="00C526D6" w14:paraId="4D1063DE" w14:textId="77777777">
        <w:tc>
          <w:tcPr>
            <w:tcW w:w="0" w:type="auto"/>
            <w:hideMark/>
          </w:tcPr>
          <w:p w:rsidRPr="00DB5FA2" w:rsidR="00DB5FA2" w:rsidP="00C526D6" w:rsidRDefault="00DB5FA2" w14:paraId="62AD41E3" w14:textId="77777777">
            <w:pPr>
              <w:spacing w:after="160" w:line="259" w:lineRule="auto"/>
              <w:jc w:val="both"/>
              <w:rPr>
                <w:b/>
                <w:bCs/>
              </w:rPr>
            </w:pPr>
            <w:bookmarkStart w:name="_Toc124537670" w:id="47"/>
            <w:r w:rsidRPr="00DB5FA2">
              <w:rPr>
                <w:b/>
                <w:bCs/>
              </w:rPr>
              <w:t>AI Agent</w:t>
            </w:r>
          </w:p>
        </w:tc>
        <w:tc>
          <w:tcPr>
            <w:tcW w:w="3354" w:type="dxa"/>
            <w:hideMark/>
          </w:tcPr>
          <w:p w:rsidRPr="00DB5FA2" w:rsidR="00DB5FA2" w:rsidP="00C526D6" w:rsidRDefault="00FA61D9" w14:paraId="2BC59FCC" w14:textId="774F3DE9">
            <w:pPr>
              <w:spacing w:after="160" w:line="259" w:lineRule="auto"/>
              <w:jc w:val="both"/>
              <w:rPr>
                <w:b/>
                <w:bCs/>
              </w:rPr>
            </w:pPr>
            <w:r w:rsidRPr="00B374BD">
              <w:rPr>
                <w:b/>
                <w:bCs/>
              </w:rPr>
              <w:t>Responsibilities</w:t>
            </w:r>
          </w:p>
        </w:tc>
        <w:tc>
          <w:tcPr>
            <w:tcW w:w="4059" w:type="dxa"/>
            <w:hideMark/>
          </w:tcPr>
          <w:p w:rsidRPr="00DB5FA2" w:rsidR="00DB5FA2" w:rsidP="00C526D6" w:rsidRDefault="00DB5FA2" w14:paraId="57901206" w14:textId="77777777">
            <w:pPr>
              <w:spacing w:after="160" w:line="259" w:lineRule="auto"/>
              <w:jc w:val="both"/>
              <w:rPr>
                <w:b/>
                <w:bCs/>
              </w:rPr>
            </w:pPr>
            <w:r w:rsidRPr="00DB5FA2">
              <w:rPr>
                <w:b/>
                <w:bCs/>
              </w:rPr>
              <w:t>Key Design Considerations Demonstrated</w:t>
            </w:r>
          </w:p>
        </w:tc>
      </w:tr>
      <w:tr w:rsidRPr="00DB5FA2" w:rsidR="00393D87" w:rsidTr="00C526D6" w14:paraId="424AFE15" w14:textId="77777777">
        <w:tc>
          <w:tcPr>
            <w:tcW w:w="0" w:type="auto"/>
          </w:tcPr>
          <w:p w:rsidRPr="00DB5FA2" w:rsidR="00DB5FA2" w:rsidP="00C526D6" w:rsidRDefault="00731462" w14:paraId="08D426E0" w14:textId="0F4F8105">
            <w:pPr>
              <w:spacing w:after="160" w:line="259" w:lineRule="auto"/>
              <w:jc w:val="both"/>
            </w:pPr>
            <w:r>
              <w:t>Spending Agent</w:t>
            </w:r>
          </w:p>
        </w:tc>
        <w:tc>
          <w:tcPr>
            <w:tcW w:w="3354" w:type="dxa"/>
          </w:tcPr>
          <w:p w:rsidRPr="00DB5FA2" w:rsidR="00DB5FA2" w:rsidP="00C526D6" w:rsidRDefault="00941251" w14:paraId="4DE41014" w14:textId="1DEC7090">
            <w:pPr>
              <w:spacing w:after="160" w:line="259" w:lineRule="auto"/>
              <w:jc w:val="both"/>
            </w:pPr>
            <w:r w:rsidRPr="00941251">
              <w:t>Analyses user spending behaviour and detects spending patterns</w:t>
            </w:r>
            <w:r w:rsidR="009A3736">
              <w:t xml:space="preserve">, </w:t>
            </w:r>
            <w:r w:rsidRPr="009A3736" w:rsidR="009A3736">
              <w:t>detect unusual expenditure, and generate monthly spending summaries. Provides insights into spending habits instead of merely listing transactions.</w:t>
            </w:r>
          </w:p>
        </w:tc>
        <w:tc>
          <w:tcPr>
            <w:tcW w:w="4059" w:type="dxa"/>
          </w:tcPr>
          <w:p w:rsidRPr="00DB5FA2" w:rsidR="00DB5FA2" w:rsidP="00C526D6" w:rsidRDefault="005C2195" w14:paraId="4149ABA7" w14:textId="464E1802">
            <w:pPr>
              <w:jc w:val="both"/>
            </w:pPr>
            <w:r w:rsidRPr="00932FC0">
              <w:rPr>
                <w:b/>
                <w:bCs/>
              </w:rPr>
              <w:t>Autonomy:</w:t>
            </w:r>
            <w:r w:rsidRPr="005C2195">
              <w:t xml:space="preserve"> Independently analyses newly uploaded transactions.</w:t>
            </w:r>
            <w:r w:rsidRPr="005C2195">
              <w:br/>
            </w:r>
            <w:r w:rsidRPr="00932FC0">
              <w:rPr>
                <w:b/>
                <w:bCs/>
              </w:rPr>
              <w:t>Explainability:</w:t>
            </w:r>
            <w:r w:rsidRPr="005C2195">
              <w:t xml:space="preserve"> Explains why a spending pattern or anomaly is detected (e.g., "Dining expenses increased by 35% compared to last month").</w:t>
            </w:r>
            <w:r w:rsidRPr="005C2195">
              <w:br/>
            </w:r>
            <w:r w:rsidRPr="00932FC0">
              <w:rPr>
                <w:b/>
                <w:bCs/>
              </w:rPr>
              <w:t>Trust &amp; Fairness:</w:t>
            </w:r>
            <w:r w:rsidRPr="005C2195">
              <w:t xml:space="preserve"> Uses actual transaction data without making assumptions about lifestyle.</w:t>
            </w:r>
            <w:r w:rsidRPr="005C2195">
              <w:br/>
            </w:r>
            <w:r w:rsidRPr="00932FC0">
              <w:rPr>
                <w:b/>
                <w:bCs/>
              </w:rPr>
              <w:t>Accountability:</w:t>
            </w:r>
            <w:r w:rsidRPr="005C2195">
              <w:t xml:space="preserve"> Stores analysis results with timestamps and audit logs.</w:t>
            </w:r>
          </w:p>
        </w:tc>
      </w:tr>
      <w:tr w:rsidRPr="00DB5FA2" w:rsidR="00393D87" w:rsidTr="00C526D6" w14:paraId="4FAC39D2" w14:textId="77777777">
        <w:tc>
          <w:tcPr>
            <w:tcW w:w="0" w:type="auto"/>
          </w:tcPr>
          <w:p w:rsidRPr="00DB5FA2" w:rsidR="00DB5FA2" w:rsidP="00C526D6" w:rsidRDefault="00731462" w14:paraId="5202525B" w14:textId="3819D9B9">
            <w:pPr>
              <w:spacing w:after="160" w:line="259" w:lineRule="auto"/>
              <w:jc w:val="both"/>
            </w:pPr>
            <w:r>
              <w:t>Budget Agent</w:t>
            </w:r>
          </w:p>
        </w:tc>
        <w:tc>
          <w:tcPr>
            <w:tcW w:w="3354" w:type="dxa"/>
          </w:tcPr>
          <w:p w:rsidRPr="00DB5FA2" w:rsidR="00DB5FA2" w:rsidP="00C526D6" w:rsidRDefault="006C485B" w14:paraId="3E1E4806" w14:textId="3CAC03CE">
            <w:pPr>
              <w:spacing w:after="160" w:line="259" w:lineRule="auto"/>
              <w:jc w:val="both"/>
            </w:pPr>
            <w:r w:rsidRPr="006C485B">
              <w:t>Generates personalized monthly budgets</w:t>
            </w:r>
            <w:r w:rsidR="00721C3C">
              <w:t xml:space="preserve"> </w:t>
            </w:r>
            <w:r w:rsidRPr="00721C3C" w:rsidR="00721C3C">
              <w:t>based on historical spending, income, recurring expenses and financial goals. Continuously adjusts budget recommendations when spending behaviour changes.</w:t>
            </w:r>
          </w:p>
        </w:tc>
        <w:tc>
          <w:tcPr>
            <w:tcW w:w="4059" w:type="dxa"/>
          </w:tcPr>
          <w:p w:rsidRPr="00DB5FA2" w:rsidR="00DB5FA2" w:rsidP="00C526D6" w:rsidRDefault="00932FC0" w14:paraId="2ABDD54A" w14:textId="43265912">
            <w:pPr>
              <w:jc w:val="both"/>
            </w:pPr>
            <w:r w:rsidRPr="00932FC0">
              <w:rPr>
                <w:b/>
                <w:bCs/>
              </w:rPr>
              <w:t>Assurance:</w:t>
            </w:r>
            <w:r w:rsidRPr="00932FC0">
              <w:t xml:space="preserve"> Budget recommendations are generated from actual spending history and configurable budgeting rules.</w:t>
            </w:r>
            <w:r w:rsidRPr="00932FC0">
              <w:br/>
            </w:r>
            <w:r w:rsidRPr="00932FC0">
              <w:rPr>
                <w:b/>
                <w:bCs/>
              </w:rPr>
              <w:t>Explainability:</w:t>
            </w:r>
            <w:r w:rsidRPr="00932FC0">
              <w:t xml:space="preserve"> Provides rationale behind each recommended budget allocation.</w:t>
            </w:r>
            <w:r w:rsidRPr="00932FC0">
              <w:br/>
            </w:r>
            <w:r w:rsidRPr="00932FC0">
              <w:rPr>
                <w:b/>
                <w:bCs/>
              </w:rPr>
              <w:t>Ethics &amp; Fairness:</w:t>
            </w:r>
            <w:r w:rsidRPr="00932FC0">
              <w:t xml:space="preserve"> Avoids unrealistic or discriminatory recommendations by considering user-defined preferences instead of demographic assumptions.</w:t>
            </w:r>
            <w:r w:rsidRPr="00932FC0">
              <w:br/>
            </w:r>
            <w:r w:rsidRPr="00932FC0">
              <w:rPr>
                <w:b/>
                <w:bCs/>
              </w:rPr>
              <w:t>Governance:</w:t>
            </w:r>
            <w:r w:rsidRPr="00932FC0">
              <w:t xml:space="preserve"> Recommendations follow configurable business rules and spending thresholds.</w:t>
            </w:r>
          </w:p>
        </w:tc>
      </w:tr>
      <w:tr w:rsidRPr="00DB5FA2" w:rsidR="00393D87" w:rsidTr="00C526D6" w14:paraId="2A181706" w14:textId="77777777">
        <w:tc>
          <w:tcPr>
            <w:tcW w:w="0" w:type="auto"/>
          </w:tcPr>
          <w:p w:rsidRPr="00DB5FA2" w:rsidR="00DB5FA2" w:rsidP="00C526D6" w:rsidRDefault="00731462" w14:paraId="1D330123" w14:textId="08816124">
            <w:pPr>
              <w:spacing w:after="160" w:line="259" w:lineRule="auto"/>
              <w:jc w:val="both"/>
            </w:pPr>
            <w:r>
              <w:t>Goal Strategy Agent</w:t>
            </w:r>
          </w:p>
        </w:tc>
        <w:tc>
          <w:tcPr>
            <w:tcW w:w="3354" w:type="dxa"/>
          </w:tcPr>
          <w:p w:rsidRPr="00DB5FA2" w:rsidR="00DB5FA2" w:rsidP="00C526D6" w:rsidRDefault="006C485B" w14:paraId="48BF5902" w14:textId="220905F7">
            <w:pPr>
              <w:spacing w:after="160" w:line="259" w:lineRule="auto"/>
              <w:jc w:val="both"/>
            </w:pPr>
            <w:r w:rsidRPr="006C485B">
              <w:t>Plans long-term financial strategies based on user goals</w:t>
            </w:r>
            <w:r w:rsidR="00D43EC9">
              <w:t xml:space="preserve"> </w:t>
            </w:r>
            <w:r w:rsidRPr="00D43EC9" w:rsidR="00D43EC9">
              <w:t>(e.g., emergency fund, vacation, home purchase). Evaluates savings progress and suggests adjustments when users fall behind schedule.</w:t>
            </w:r>
          </w:p>
        </w:tc>
        <w:tc>
          <w:tcPr>
            <w:tcW w:w="4059" w:type="dxa"/>
          </w:tcPr>
          <w:p w:rsidRPr="00DB5FA2" w:rsidR="00DB5FA2" w:rsidP="00C526D6" w:rsidRDefault="00F2714D" w14:paraId="6FC66B87" w14:textId="485B3902">
            <w:pPr>
              <w:jc w:val="both"/>
            </w:pPr>
            <w:r w:rsidRPr="00F2714D">
              <w:rPr>
                <w:b/>
                <w:bCs/>
              </w:rPr>
              <w:t>Agent Autonomy:</w:t>
            </w:r>
            <w:r w:rsidRPr="00F2714D">
              <w:t xml:space="preserve"> Independently monitors financial progress and proactively recommends strategy adjustments.</w:t>
            </w:r>
            <w:r w:rsidRPr="00F2714D">
              <w:br/>
            </w:r>
            <w:r w:rsidRPr="00F2714D">
              <w:rPr>
                <w:b/>
                <w:bCs/>
              </w:rPr>
              <w:t>Explainability:</w:t>
            </w:r>
            <w:r w:rsidRPr="00F2714D">
              <w:t xml:space="preserve"> Shows calculations behind projected completion dates and required monthly savings.</w:t>
            </w:r>
            <w:r w:rsidRPr="00F2714D">
              <w:br/>
            </w:r>
            <w:r w:rsidRPr="00F2714D">
              <w:rPr>
                <w:b/>
                <w:bCs/>
              </w:rPr>
              <w:t>Trust:</w:t>
            </w:r>
            <w:r w:rsidRPr="00F2714D">
              <w:t xml:space="preserve"> Uses transparent assumptions and allows users to modify goals.</w:t>
            </w:r>
            <w:r w:rsidRPr="00F2714D">
              <w:br/>
            </w:r>
            <w:r w:rsidRPr="00F2714D">
              <w:rPr>
                <w:b/>
                <w:bCs/>
              </w:rPr>
              <w:t>Governance:</w:t>
            </w:r>
            <w:r w:rsidRPr="00F2714D">
              <w:t xml:space="preserve"> All recommendations remain advisory; users retain final decision-making authority.</w:t>
            </w:r>
          </w:p>
        </w:tc>
      </w:tr>
      <w:tr w:rsidRPr="00DB5FA2" w:rsidR="00393D87" w:rsidTr="00C526D6" w14:paraId="62F2A814" w14:textId="77777777">
        <w:tc>
          <w:tcPr>
            <w:tcW w:w="0" w:type="auto"/>
          </w:tcPr>
          <w:p w:rsidRPr="00DB5FA2" w:rsidR="00DB5FA2" w:rsidP="00C526D6" w:rsidRDefault="00731462" w14:paraId="79381A1E" w14:textId="1971B1D7">
            <w:pPr>
              <w:spacing w:after="160" w:line="259" w:lineRule="auto"/>
              <w:jc w:val="both"/>
            </w:pPr>
            <w:r>
              <w:t>Investment Education Agent</w:t>
            </w:r>
          </w:p>
        </w:tc>
        <w:tc>
          <w:tcPr>
            <w:tcW w:w="3354" w:type="dxa"/>
          </w:tcPr>
          <w:p w:rsidRPr="00DB5FA2" w:rsidR="00DB5FA2" w:rsidP="00C526D6" w:rsidRDefault="007075E8" w14:paraId="784EE209" w14:textId="24522065">
            <w:pPr>
              <w:spacing w:after="160" w:line="259" w:lineRule="auto"/>
              <w:jc w:val="both"/>
            </w:pPr>
            <w:r w:rsidRPr="007075E8">
              <w:t>Provides educational content on investment concepts (e.g., diversification, ETFs, risk tolerance, compound interest). Recommends learning materials based on user knowledge level without providing financial advice.</w:t>
            </w:r>
          </w:p>
        </w:tc>
        <w:tc>
          <w:tcPr>
            <w:tcW w:w="4059" w:type="dxa"/>
          </w:tcPr>
          <w:p w:rsidRPr="00DB5FA2" w:rsidR="00DB5FA2" w:rsidP="00C526D6" w:rsidRDefault="00F2714D" w14:paraId="05427E44" w14:textId="4920147E">
            <w:pPr>
              <w:jc w:val="both"/>
            </w:pPr>
            <w:r w:rsidRPr="00F2714D">
              <w:rPr>
                <w:b/>
                <w:bCs/>
              </w:rPr>
              <w:t>Ethical AI:</w:t>
            </w:r>
            <w:r w:rsidRPr="00F2714D">
              <w:t xml:space="preserve"> Clearly distinguishes educational information from regulated financial advice.</w:t>
            </w:r>
            <w:r w:rsidRPr="00F2714D">
              <w:br/>
            </w:r>
            <w:r w:rsidRPr="00F2714D">
              <w:rPr>
                <w:b/>
                <w:bCs/>
              </w:rPr>
              <w:t>Trust:</w:t>
            </w:r>
            <w:r w:rsidRPr="00F2714D">
              <w:t xml:space="preserve"> Includes disclaimers that recommendations are for learning purposes only.</w:t>
            </w:r>
            <w:r w:rsidRPr="00F2714D">
              <w:br/>
            </w:r>
            <w:r w:rsidRPr="00F2714D">
              <w:rPr>
                <w:b/>
                <w:bCs/>
              </w:rPr>
              <w:t>Explainability:</w:t>
            </w:r>
            <w:r w:rsidRPr="00F2714D">
              <w:t xml:space="preserve"> Explains concepts using plain language and examples.</w:t>
            </w:r>
            <w:r w:rsidRPr="00F2714D">
              <w:br/>
            </w:r>
            <w:r w:rsidRPr="00F2714D">
              <w:rPr>
                <w:b/>
                <w:bCs/>
              </w:rPr>
              <w:t>Fairness:</w:t>
            </w:r>
            <w:r w:rsidRPr="00F2714D">
              <w:t xml:space="preserve"> Delivers consistent educational content regardless of user profile.</w:t>
            </w:r>
            <w:r w:rsidRPr="00F2714D">
              <w:br/>
            </w:r>
            <w:r w:rsidRPr="00F2714D">
              <w:rPr>
                <w:b/>
                <w:bCs/>
              </w:rPr>
              <w:t>Security:</w:t>
            </w:r>
            <w:r w:rsidRPr="00F2714D">
              <w:t xml:space="preserve"> Does not access unnecessary personal financial information.</w:t>
            </w:r>
          </w:p>
        </w:tc>
      </w:tr>
      <w:tr w:rsidRPr="00DB5FA2" w:rsidR="00207BAE" w:rsidTr="00C526D6" w14:paraId="1301772F" w14:textId="77777777">
        <w:tc>
          <w:tcPr>
            <w:tcW w:w="0" w:type="auto"/>
          </w:tcPr>
          <w:p w:rsidRPr="00DB5FA2" w:rsidR="00207BAE" w:rsidP="00C526D6" w:rsidRDefault="00731462" w14:paraId="7DC0C72A" w14:textId="20E98072">
            <w:pPr>
              <w:jc w:val="both"/>
            </w:pPr>
            <w:r>
              <w:t>Risk &amp; Compliance Agent</w:t>
            </w:r>
          </w:p>
        </w:tc>
        <w:tc>
          <w:tcPr>
            <w:tcW w:w="3354" w:type="dxa"/>
          </w:tcPr>
          <w:p w:rsidRPr="00DB5FA2" w:rsidR="00207BAE" w:rsidP="00C526D6" w:rsidRDefault="001E03FC" w14:paraId="67A58E4A" w14:textId="7DB17E08">
            <w:pPr>
              <w:jc w:val="both"/>
            </w:pPr>
            <w:r w:rsidRPr="001E03FC">
              <w:t>Reviews outputs generated by other agents, validates recommendations against predefined financial policies, detects conflicting advice, identifies high-risk situations, and applies safety guardrails before responses are returned to users.</w:t>
            </w:r>
          </w:p>
        </w:tc>
        <w:tc>
          <w:tcPr>
            <w:tcW w:w="4059" w:type="dxa"/>
          </w:tcPr>
          <w:p w:rsidRPr="00DB5FA2" w:rsidR="00207BAE" w:rsidP="00C526D6" w:rsidRDefault="00F2714D" w14:paraId="5550ACC9" w14:textId="11F5A393">
            <w:pPr>
              <w:jc w:val="both"/>
            </w:pPr>
            <w:r w:rsidRPr="00F2714D">
              <w:rPr>
                <w:b/>
                <w:bCs/>
              </w:rPr>
              <w:t>Governance:</w:t>
            </w:r>
            <w:r w:rsidRPr="00F2714D">
              <w:t xml:space="preserve"> Acts as the final validation layer before recommendations are presented.</w:t>
            </w:r>
            <w:r w:rsidRPr="00F2714D">
              <w:br/>
            </w:r>
            <w:r w:rsidRPr="00F2714D">
              <w:rPr>
                <w:b/>
                <w:bCs/>
              </w:rPr>
              <w:t>Trust &amp; Assurance:</w:t>
            </w:r>
            <w:r w:rsidRPr="00F2714D">
              <w:t xml:space="preserve"> Prevents unsafe or contradictory financial recommendations.</w:t>
            </w:r>
            <w:r w:rsidRPr="00F2714D">
              <w:br/>
            </w:r>
            <w:r w:rsidRPr="00F2714D">
              <w:rPr>
                <w:b/>
                <w:bCs/>
              </w:rPr>
              <w:t>Accountability:</w:t>
            </w:r>
            <w:r w:rsidRPr="00F2714D">
              <w:t xml:space="preserve"> Logs validation decisions and reasons for rejecting or modifying recommendations.</w:t>
            </w:r>
            <w:r w:rsidRPr="00F2714D">
              <w:br/>
            </w:r>
            <w:r w:rsidRPr="00F2714D">
              <w:rPr>
                <w:b/>
                <w:bCs/>
              </w:rPr>
              <w:t>Security:</w:t>
            </w:r>
            <w:r w:rsidRPr="00F2714D">
              <w:t xml:space="preserve"> Prevents prompt injection and validates agent outputs before release.</w:t>
            </w:r>
            <w:r w:rsidRPr="00F2714D">
              <w:br/>
            </w:r>
            <w:r w:rsidRPr="00F2714D">
              <w:rPr>
                <w:b/>
                <w:bCs/>
              </w:rPr>
              <w:t>Explainability:</w:t>
            </w:r>
            <w:r w:rsidRPr="00F2714D">
              <w:t xml:space="preserve"> Explains why recommendations are blocked or revised.</w:t>
            </w:r>
          </w:p>
        </w:tc>
      </w:tr>
    </w:tbl>
    <w:p w:rsidR="00BE772C" w:rsidP="00C526D6" w:rsidRDefault="00BE772C" w14:paraId="133C22A7" w14:textId="2C5019FC">
      <w:pPr>
        <w:jc w:val="both"/>
      </w:pPr>
    </w:p>
    <w:p w:rsidRPr="004041BB" w:rsidR="004041BB" w:rsidP="00C526D6" w:rsidRDefault="004041BB" w14:paraId="66B9A3D1" w14:textId="229F0E4C">
      <w:pPr>
        <w:jc w:val="both"/>
        <w:rPr>
          <w:b/>
          <w:bCs/>
          <w:u w:val="single"/>
        </w:rPr>
      </w:pPr>
      <w:r w:rsidRPr="004041BB">
        <w:rPr>
          <w:b/>
          <w:bCs/>
          <w:u w:val="single"/>
        </w:rPr>
        <w:t>Scope Considerations (Applied to All Agents)</w:t>
      </w:r>
    </w:p>
    <w:tbl>
      <w:tblPr>
        <w:tblStyle w:val="TableGrid"/>
        <w:tblW w:w="0" w:type="auto"/>
        <w:tblLook w:val="04A0" w:firstRow="1" w:lastRow="0" w:firstColumn="1" w:lastColumn="0" w:noHBand="0" w:noVBand="1"/>
      </w:tblPr>
      <w:tblGrid>
        <w:gridCol w:w="1766"/>
        <w:gridCol w:w="7250"/>
      </w:tblGrid>
      <w:tr w:rsidRPr="0014776A" w:rsidR="0014776A" w:rsidTr="0014776A" w14:paraId="2BB9D47C" w14:textId="77777777">
        <w:tc>
          <w:tcPr>
            <w:tcW w:w="0" w:type="auto"/>
            <w:hideMark/>
          </w:tcPr>
          <w:p w:rsidRPr="0014776A" w:rsidR="0014776A" w:rsidP="00C526D6" w:rsidRDefault="0014776A" w14:paraId="5E3A122E" w14:textId="77777777">
            <w:pPr>
              <w:spacing w:after="160" w:line="259" w:lineRule="auto"/>
              <w:jc w:val="both"/>
              <w:rPr>
                <w:b/>
                <w:bCs/>
              </w:rPr>
            </w:pPr>
            <w:r w:rsidRPr="0014776A">
              <w:rPr>
                <w:b/>
                <w:bCs/>
              </w:rPr>
              <w:t>Area</w:t>
            </w:r>
          </w:p>
        </w:tc>
        <w:tc>
          <w:tcPr>
            <w:tcW w:w="0" w:type="auto"/>
            <w:hideMark/>
          </w:tcPr>
          <w:p w:rsidRPr="0014776A" w:rsidR="0014776A" w:rsidP="00C526D6" w:rsidRDefault="0014776A" w14:paraId="74D85ECD" w14:textId="77777777">
            <w:pPr>
              <w:spacing w:after="160" w:line="259" w:lineRule="auto"/>
              <w:jc w:val="both"/>
              <w:rPr>
                <w:b/>
                <w:bCs/>
              </w:rPr>
            </w:pPr>
            <w:r w:rsidRPr="0014776A">
              <w:rPr>
                <w:b/>
                <w:bCs/>
              </w:rPr>
              <w:t>How It Is Addressed in the System</w:t>
            </w:r>
          </w:p>
        </w:tc>
      </w:tr>
      <w:tr w:rsidRPr="0014776A" w:rsidR="0014776A" w:rsidTr="0014776A" w14:paraId="39188B4B" w14:textId="77777777">
        <w:tc>
          <w:tcPr>
            <w:tcW w:w="0" w:type="auto"/>
            <w:hideMark/>
          </w:tcPr>
          <w:p w:rsidRPr="0014776A" w:rsidR="0014776A" w:rsidP="00C526D6" w:rsidRDefault="00A04589" w14:paraId="13197630" w14:textId="1D3CF3B7">
            <w:pPr>
              <w:spacing w:after="160" w:line="259" w:lineRule="auto"/>
              <w:jc w:val="both"/>
            </w:pPr>
            <w:r>
              <w:t>Assurance</w:t>
            </w:r>
          </w:p>
        </w:tc>
        <w:tc>
          <w:tcPr>
            <w:tcW w:w="0" w:type="auto"/>
            <w:hideMark/>
          </w:tcPr>
          <w:p w:rsidRPr="00E81183" w:rsidR="00E81183" w:rsidP="00C526D6" w:rsidRDefault="00E81183" w14:paraId="2382C466" w14:textId="46DAC580">
            <w:pPr>
              <w:pStyle w:val="ListParagraph"/>
              <w:numPr>
                <w:ilvl w:val="0"/>
                <w:numId w:val="30"/>
              </w:numPr>
              <w:jc w:val="both"/>
            </w:pPr>
            <w:r w:rsidRPr="00E81183">
              <w:t xml:space="preserve">Recommendations are validated by the Risk &amp; Compliance Agent before presentation. </w:t>
            </w:r>
          </w:p>
          <w:p w:rsidRPr="00E81183" w:rsidR="00E81183" w:rsidP="00C526D6" w:rsidRDefault="00E81183" w14:paraId="6AB54057" w14:textId="0FA5190E">
            <w:pPr>
              <w:pStyle w:val="ListParagraph"/>
              <w:numPr>
                <w:ilvl w:val="0"/>
                <w:numId w:val="30"/>
              </w:numPr>
              <w:jc w:val="both"/>
            </w:pPr>
            <w:r w:rsidRPr="00E81183">
              <w:t xml:space="preserve">Rule-based guardrails prevent unsafe or inconsistent outputs. </w:t>
            </w:r>
          </w:p>
          <w:p w:rsidRPr="0014776A" w:rsidR="0014776A" w:rsidP="00C526D6" w:rsidRDefault="00E81183" w14:paraId="52D7BA72" w14:textId="465E823B">
            <w:pPr>
              <w:pStyle w:val="ListParagraph"/>
              <w:numPr>
                <w:ilvl w:val="0"/>
                <w:numId w:val="30"/>
              </w:numPr>
              <w:jc w:val="both"/>
            </w:pPr>
            <w:r w:rsidRPr="00E81183">
              <w:t>Confidence scores and validation status are recorded for auditing.</w:t>
            </w:r>
          </w:p>
        </w:tc>
      </w:tr>
      <w:tr w:rsidRPr="0014776A" w:rsidR="0014776A" w:rsidTr="0014776A" w14:paraId="6727851D" w14:textId="77777777">
        <w:tc>
          <w:tcPr>
            <w:tcW w:w="0" w:type="auto"/>
            <w:hideMark/>
          </w:tcPr>
          <w:p w:rsidRPr="0014776A" w:rsidR="0014776A" w:rsidP="00C526D6" w:rsidRDefault="00E81183" w14:paraId="7DA49AF4" w14:textId="32B6E79A">
            <w:pPr>
              <w:spacing w:after="160" w:line="259" w:lineRule="auto"/>
              <w:jc w:val="both"/>
            </w:pPr>
            <w:r>
              <w:t>Trust</w:t>
            </w:r>
          </w:p>
        </w:tc>
        <w:tc>
          <w:tcPr>
            <w:tcW w:w="0" w:type="auto"/>
            <w:hideMark/>
          </w:tcPr>
          <w:p w:rsidRPr="009524EF" w:rsidR="009524EF" w:rsidP="00C526D6" w:rsidRDefault="009524EF" w14:paraId="4CBCBCC6" w14:textId="38BB505F">
            <w:pPr>
              <w:pStyle w:val="ListParagraph"/>
              <w:numPr>
                <w:ilvl w:val="0"/>
                <w:numId w:val="33"/>
              </w:numPr>
              <w:jc w:val="both"/>
            </w:pPr>
            <w:r w:rsidRPr="009524EF">
              <w:t xml:space="preserve">Every recommendation includes a clear explanation of how it was derived. </w:t>
            </w:r>
          </w:p>
          <w:p w:rsidRPr="009524EF" w:rsidR="009524EF" w:rsidP="00C526D6" w:rsidRDefault="009524EF" w14:paraId="7FA2E060" w14:textId="28AD1E5F">
            <w:pPr>
              <w:pStyle w:val="ListParagraph"/>
              <w:numPr>
                <w:ilvl w:val="0"/>
                <w:numId w:val="33"/>
              </w:numPr>
              <w:jc w:val="both"/>
            </w:pPr>
            <w:r w:rsidRPr="009524EF">
              <w:t xml:space="preserve">Educational content is explicitly separated from financial advice. </w:t>
            </w:r>
          </w:p>
          <w:p w:rsidRPr="0014776A" w:rsidR="0014776A" w:rsidP="00C526D6" w:rsidRDefault="009524EF" w14:paraId="2ED97342" w14:textId="2DDFD471">
            <w:pPr>
              <w:pStyle w:val="ListParagraph"/>
              <w:numPr>
                <w:ilvl w:val="0"/>
                <w:numId w:val="33"/>
              </w:numPr>
              <w:jc w:val="both"/>
            </w:pPr>
            <w:r w:rsidRPr="009524EF">
              <w:t>Users remain in control of financial decisions.</w:t>
            </w:r>
          </w:p>
        </w:tc>
      </w:tr>
      <w:tr w:rsidRPr="0014776A" w:rsidR="0014776A" w:rsidTr="0014776A" w14:paraId="0B2A5C92" w14:textId="77777777">
        <w:tc>
          <w:tcPr>
            <w:tcW w:w="0" w:type="auto"/>
            <w:hideMark/>
          </w:tcPr>
          <w:p w:rsidRPr="0014776A" w:rsidR="0014776A" w:rsidP="00C526D6" w:rsidRDefault="0014776A" w14:paraId="722A9714" w14:textId="7EE5B030">
            <w:pPr>
              <w:spacing w:after="160" w:line="259" w:lineRule="auto"/>
              <w:jc w:val="both"/>
            </w:pPr>
            <w:r w:rsidRPr="0014776A">
              <w:t>Fairness</w:t>
            </w:r>
          </w:p>
        </w:tc>
        <w:tc>
          <w:tcPr>
            <w:tcW w:w="0" w:type="auto"/>
            <w:hideMark/>
          </w:tcPr>
          <w:p w:rsidRPr="009524EF" w:rsidR="009524EF" w:rsidP="00C526D6" w:rsidRDefault="009524EF" w14:paraId="26D844EB" w14:textId="1153BA58">
            <w:pPr>
              <w:pStyle w:val="ListParagraph"/>
              <w:numPr>
                <w:ilvl w:val="0"/>
                <w:numId w:val="33"/>
              </w:numPr>
              <w:jc w:val="both"/>
            </w:pPr>
            <w:r w:rsidRPr="009524EF">
              <w:t xml:space="preserve">Recommendations are generated based on individual financial data and user-defined goals rather than demographic characteristics. </w:t>
            </w:r>
          </w:p>
          <w:p w:rsidRPr="0014776A" w:rsidR="0014776A" w:rsidP="00C526D6" w:rsidRDefault="009524EF" w14:paraId="66F2C988" w14:textId="4CA52A08">
            <w:pPr>
              <w:pStyle w:val="ListParagraph"/>
              <w:numPr>
                <w:ilvl w:val="0"/>
                <w:numId w:val="33"/>
              </w:numPr>
              <w:jc w:val="both"/>
            </w:pPr>
            <w:r w:rsidRPr="009524EF">
              <w:t>The system applies consistent evaluation criteria across all users.</w:t>
            </w:r>
          </w:p>
        </w:tc>
      </w:tr>
      <w:tr w:rsidRPr="0014776A" w:rsidR="0014776A" w:rsidTr="0014776A" w14:paraId="56CD218D" w14:textId="77777777">
        <w:tc>
          <w:tcPr>
            <w:tcW w:w="0" w:type="auto"/>
            <w:hideMark/>
          </w:tcPr>
          <w:p w:rsidRPr="0014776A" w:rsidR="0014776A" w:rsidP="00C526D6" w:rsidRDefault="006C6A0A" w14:paraId="732E11AC" w14:textId="774A53D6">
            <w:pPr>
              <w:spacing w:after="160" w:line="259" w:lineRule="auto"/>
              <w:jc w:val="both"/>
            </w:pPr>
            <w:r w:rsidRPr="006C6A0A">
              <w:t>Accountability</w:t>
            </w:r>
          </w:p>
        </w:tc>
        <w:tc>
          <w:tcPr>
            <w:tcW w:w="0" w:type="auto"/>
            <w:hideMark/>
          </w:tcPr>
          <w:p w:rsidRPr="009524EF" w:rsidR="009524EF" w:rsidP="00C526D6" w:rsidRDefault="009524EF" w14:paraId="035B6ED9" w14:textId="7BBD7AE8">
            <w:pPr>
              <w:pStyle w:val="ListParagraph"/>
              <w:numPr>
                <w:ilvl w:val="0"/>
                <w:numId w:val="33"/>
              </w:numPr>
              <w:jc w:val="both"/>
            </w:pPr>
            <w:r w:rsidRPr="009524EF">
              <w:t xml:space="preserve">Each agent records its execution details, timestamps, inputs, and outputs. </w:t>
            </w:r>
          </w:p>
          <w:p w:rsidRPr="0014776A" w:rsidR="0014776A" w:rsidP="00C526D6" w:rsidRDefault="009524EF" w14:paraId="4968DC02" w14:textId="797F3E43">
            <w:pPr>
              <w:pStyle w:val="ListParagraph"/>
              <w:numPr>
                <w:ilvl w:val="0"/>
                <w:numId w:val="33"/>
              </w:numPr>
              <w:jc w:val="both"/>
            </w:pPr>
            <w:r w:rsidRPr="009524EF">
              <w:t xml:space="preserve">AWS CloudWatch logs execution history </w:t>
            </w:r>
            <w:r w:rsidRPr="009524EF" w:rsidR="000756EA">
              <w:t>provides</w:t>
            </w:r>
            <w:r w:rsidRPr="009524EF">
              <w:t xml:space="preserve"> a complete audit trail.</w:t>
            </w:r>
          </w:p>
        </w:tc>
      </w:tr>
      <w:tr w:rsidRPr="0014776A" w:rsidR="0014776A" w:rsidTr="0014776A" w14:paraId="6BD188FC" w14:textId="77777777">
        <w:tc>
          <w:tcPr>
            <w:tcW w:w="0" w:type="auto"/>
            <w:hideMark/>
          </w:tcPr>
          <w:p w:rsidRPr="0014776A" w:rsidR="0014776A" w:rsidP="00C526D6" w:rsidRDefault="006C6A0A" w14:paraId="168CFC7C" w14:textId="2184848E">
            <w:pPr>
              <w:spacing w:after="160" w:line="259" w:lineRule="auto"/>
              <w:jc w:val="both"/>
            </w:pPr>
            <w:r w:rsidRPr="006C6A0A">
              <w:t>Explainability</w:t>
            </w:r>
          </w:p>
        </w:tc>
        <w:tc>
          <w:tcPr>
            <w:tcW w:w="0" w:type="auto"/>
            <w:hideMark/>
          </w:tcPr>
          <w:p w:rsidRPr="009E42DC" w:rsidR="009E42DC" w:rsidP="00C526D6" w:rsidRDefault="009E42DC" w14:paraId="179849E2" w14:textId="22682850">
            <w:pPr>
              <w:pStyle w:val="ListParagraph"/>
              <w:numPr>
                <w:ilvl w:val="0"/>
                <w:numId w:val="33"/>
              </w:numPr>
              <w:jc w:val="both"/>
            </w:pPr>
            <w:r w:rsidRPr="009E42DC">
              <w:t xml:space="preserve">Agents provide supporting reasons for each recommendation. </w:t>
            </w:r>
          </w:p>
          <w:p w:rsidRPr="0014776A" w:rsidR="0014776A" w:rsidP="00C526D6" w:rsidRDefault="009E42DC" w14:paraId="39BEE7DB" w14:textId="73DE0AEF">
            <w:pPr>
              <w:pStyle w:val="ListParagraph"/>
              <w:numPr>
                <w:ilvl w:val="0"/>
                <w:numId w:val="33"/>
              </w:numPr>
              <w:jc w:val="both"/>
            </w:pPr>
            <w:r w:rsidRPr="009E42DC">
              <w:t>Users can understand how spending patterns, budgets, and savings strategies were derived.</w:t>
            </w:r>
          </w:p>
        </w:tc>
      </w:tr>
      <w:tr w:rsidRPr="0014776A" w:rsidR="0014776A" w:rsidTr="0014776A" w14:paraId="1E7DA72C" w14:textId="77777777">
        <w:tc>
          <w:tcPr>
            <w:tcW w:w="0" w:type="auto"/>
            <w:hideMark/>
          </w:tcPr>
          <w:p w:rsidRPr="0014776A" w:rsidR="0014776A" w:rsidP="00C526D6" w:rsidRDefault="0014776A" w14:paraId="60810FE0" w14:textId="28565A60">
            <w:pPr>
              <w:spacing w:after="160" w:line="259" w:lineRule="auto"/>
              <w:jc w:val="both"/>
            </w:pPr>
            <w:r w:rsidRPr="0014776A">
              <w:t>Governance</w:t>
            </w:r>
          </w:p>
        </w:tc>
        <w:tc>
          <w:tcPr>
            <w:tcW w:w="0" w:type="auto"/>
            <w:hideMark/>
          </w:tcPr>
          <w:p w:rsidRPr="009E42DC" w:rsidR="009E42DC" w:rsidP="00C526D6" w:rsidRDefault="009E42DC" w14:paraId="1073DD85" w14:textId="665C3BE0">
            <w:pPr>
              <w:pStyle w:val="ListParagraph"/>
              <w:numPr>
                <w:ilvl w:val="0"/>
                <w:numId w:val="33"/>
              </w:numPr>
              <w:jc w:val="both"/>
            </w:pPr>
            <w:r w:rsidRPr="009E42DC">
              <w:t xml:space="preserve">The Risk &amp; Compliance Agent enforces business rules before any recommendation is returned. </w:t>
            </w:r>
          </w:p>
          <w:p w:rsidRPr="0014776A" w:rsidR="0014776A" w:rsidP="00C526D6" w:rsidRDefault="009E42DC" w14:paraId="524AE69B" w14:textId="13D5EFEA">
            <w:pPr>
              <w:pStyle w:val="ListParagraph"/>
              <w:numPr>
                <w:ilvl w:val="0"/>
                <w:numId w:val="33"/>
              </w:numPr>
              <w:jc w:val="both"/>
            </w:pPr>
            <w:r w:rsidRPr="009E42DC">
              <w:t>Consent and user permissions are validated before accessing financial information.</w:t>
            </w:r>
          </w:p>
        </w:tc>
      </w:tr>
      <w:tr w:rsidRPr="0014776A" w:rsidR="0014776A" w:rsidTr="0014776A" w14:paraId="5F9A13ED" w14:textId="77777777">
        <w:tc>
          <w:tcPr>
            <w:tcW w:w="0" w:type="auto"/>
            <w:hideMark/>
          </w:tcPr>
          <w:p w:rsidRPr="0014776A" w:rsidR="0014776A" w:rsidP="00C526D6" w:rsidRDefault="004800A4" w14:paraId="5582F4D0" w14:textId="1161B216">
            <w:pPr>
              <w:spacing w:after="160" w:line="259" w:lineRule="auto"/>
              <w:jc w:val="both"/>
            </w:pPr>
            <w:r w:rsidRPr="004800A4">
              <w:t>Security</w:t>
            </w:r>
          </w:p>
        </w:tc>
        <w:tc>
          <w:tcPr>
            <w:tcW w:w="0" w:type="auto"/>
            <w:hideMark/>
          </w:tcPr>
          <w:p w:rsidRPr="00637DF8" w:rsidR="00637DF8" w:rsidP="00C526D6" w:rsidRDefault="00637DF8" w14:paraId="3A07F31B" w14:textId="30F66539">
            <w:pPr>
              <w:pStyle w:val="ListParagraph"/>
              <w:numPr>
                <w:ilvl w:val="0"/>
                <w:numId w:val="33"/>
              </w:numPr>
              <w:jc w:val="both"/>
            </w:pPr>
            <w:r w:rsidRPr="00637DF8">
              <w:t xml:space="preserve">APIs are protected using JWT tokens. </w:t>
            </w:r>
          </w:p>
          <w:p w:rsidRPr="00637DF8" w:rsidR="00637DF8" w:rsidP="00C526D6" w:rsidRDefault="00637DF8" w14:paraId="5E062AB3" w14:textId="0653BE31">
            <w:pPr>
              <w:pStyle w:val="ListParagraph"/>
              <w:numPr>
                <w:ilvl w:val="0"/>
                <w:numId w:val="33"/>
              </w:numPr>
              <w:jc w:val="both"/>
            </w:pPr>
            <w:r w:rsidRPr="00637DF8">
              <w:t xml:space="preserve">Financial data is encrypted at rest and in transit. </w:t>
            </w:r>
          </w:p>
          <w:p w:rsidRPr="0014776A" w:rsidR="0014776A" w:rsidP="00C526D6" w:rsidRDefault="00637DF8" w14:paraId="1BF6A163" w14:textId="5C6A4F3F">
            <w:pPr>
              <w:pStyle w:val="ListParagraph"/>
              <w:numPr>
                <w:ilvl w:val="0"/>
                <w:numId w:val="33"/>
              </w:numPr>
              <w:jc w:val="both"/>
            </w:pPr>
            <w:r w:rsidRPr="00637DF8">
              <w:t>Least-privilege IAM roles restrict access between AWS services.</w:t>
            </w:r>
          </w:p>
        </w:tc>
      </w:tr>
      <w:tr w:rsidRPr="0014776A" w:rsidR="005E07A2" w:rsidTr="005E07A2" w14:paraId="24C2A910" w14:textId="77777777">
        <w:tc>
          <w:tcPr>
            <w:tcW w:w="0" w:type="auto"/>
          </w:tcPr>
          <w:p w:rsidRPr="0014776A" w:rsidR="005E07A2" w:rsidDel="00A04589" w:rsidP="00C526D6" w:rsidRDefault="004800A4" w14:paraId="34E75519" w14:textId="5ACB057B">
            <w:pPr>
              <w:jc w:val="both"/>
            </w:pPr>
            <w:r w:rsidRPr="004800A4">
              <w:t>Agent Autonomy</w:t>
            </w:r>
          </w:p>
        </w:tc>
        <w:tc>
          <w:tcPr>
            <w:tcW w:w="0" w:type="auto"/>
          </w:tcPr>
          <w:p w:rsidRPr="000756EA" w:rsidR="000756EA" w:rsidP="00C526D6" w:rsidRDefault="000756EA" w14:paraId="162539DA" w14:textId="6979EE06">
            <w:pPr>
              <w:pStyle w:val="ListParagraph"/>
              <w:numPr>
                <w:ilvl w:val="0"/>
                <w:numId w:val="33"/>
              </w:numPr>
              <w:jc w:val="both"/>
            </w:pPr>
            <w:r w:rsidRPr="000756EA">
              <w:t xml:space="preserve">Specialized agents independently perform their designated tasks. </w:t>
            </w:r>
          </w:p>
          <w:p w:rsidRPr="00637DF8" w:rsidR="005E07A2" w:rsidP="00C526D6" w:rsidRDefault="000756EA" w14:paraId="29B8773A" w14:textId="0A17DCBB">
            <w:pPr>
              <w:pStyle w:val="ListParagraph"/>
              <w:numPr>
                <w:ilvl w:val="0"/>
                <w:numId w:val="33"/>
              </w:numPr>
              <w:jc w:val="both"/>
            </w:pPr>
            <w:r w:rsidRPr="000756EA">
              <w:t xml:space="preserve">The Agent </w:t>
            </w:r>
            <w:r>
              <w:t xml:space="preserve">Orchestrator </w:t>
            </w:r>
            <w:r w:rsidRPr="000756EA">
              <w:t>dynamically selects which agents to invoke based on user intent.</w:t>
            </w:r>
          </w:p>
        </w:tc>
      </w:tr>
      <w:tr w:rsidRPr="0014776A" w:rsidR="005E07A2" w:rsidTr="005E07A2" w14:paraId="2C14B748" w14:textId="77777777">
        <w:tc>
          <w:tcPr>
            <w:tcW w:w="0" w:type="auto"/>
          </w:tcPr>
          <w:p w:rsidRPr="0014776A" w:rsidR="005E07A2" w:rsidDel="00A04589" w:rsidP="00C526D6" w:rsidRDefault="004800A4" w14:paraId="4E5FAF5D" w14:textId="637CD21F">
            <w:pPr>
              <w:jc w:val="both"/>
            </w:pPr>
            <w:proofErr w:type="spellStart"/>
            <w:r w:rsidRPr="004800A4">
              <w:t>LLMOps</w:t>
            </w:r>
            <w:proofErr w:type="spellEnd"/>
          </w:p>
        </w:tc>
        <w:tc>
          <w:tcPr>
            <w:tcW w:w="0" w:type="auto"/>
          </w:tcPr>
          <w:p w:rsidRPr="00637DF8" w:rsidR="005E07A2" w:rsidP="00C526D6" w:rsidRDefault="000756EA" w14:paraId="47D75CEC" w14:textId="1F92A835">
            <w:pPr>
              <w:pStyle w:val="ListParagraph"/>
              <w:numPr>
                <w:ilvl w:val="0"/>
                <w:numId w:val="33"/>
              </w:numPr>
              <w:jc w:val="both"/>
            </w:pPr>
            <w:r w:rsidRPr="000756EA">
              <w:t>Prompts are version-controlled, responses are monitored, and guardrails are applied through the Risk &amp; Compliance Agent. Prompt templates can be updated without changing application code.</w:t>
            </w:r>
          </w:p>
        </w:tc>
      </w:tr>
    </w:tbl>
    <w:p w:rsidR="0014776A" w:rsidP="00085B20" w:rsidRDefault="0014776A" w14:paraId="0B430DBC" w14:textId="77777777"/>
    <w:p w:rsidRPr="00085B20" w:rsidR="00724887" w:rsidP="00085B20" w:rsidRDefault="00085B20" w14:paraId="40FA8221" w14:textId="13648B2E">
      <w:pPr>
        <w:rPr>
          <w:rFonts w:eastAsiaTheme="majorEastAsia" w:cstheme="majorBidi"/>
          <w:b/>
          <w:sz w:val="32"/>
          <w:szCs w:val="32"/>
        </w:rPr>
      </w:pPr>
      <w:r>
        <w:br w:type="page"/>
      </w:r>
    </w:p>
    <w:p w:rsidRPr="00243C12" w:rsidR="00243C12" w:rsidP="00243C12" w:rsidRDefault="00DF38A1" w14:paraId="506A574B" w14:textId="79355991">
      <w:pPr>
        <w:pStyle w:val="Heading1"/>
      </w:pPr>
      <w:bookmarkStart w:name="_Toc219715466" w:id="48"/>
      <w:r>
        <w:t xml:space="preserve">Project </w:t>
      </w:r>
      <w:r w:rsidR="006A718D">
        <w:t>Plan</w:t>
      </w:r>
      <w:bookmarkEnd w:id="47"/>
      <w:bookmarkEnd w:id="48"/>
    </w:p>
    <w:p w:rsidR="00DF38A1" w:rsidP="00DF38A1" w:rsidRDefault="00DF38A1" w14:paraId="3445EBB4" w14:textId="77777777">
      <w:pPr>
        <w:pStyle w:val="Heading2"/>
      </w:pPr>
      <w:bookmarkStart w:name="_Toc124537671" w:id="49"/>
      <w:bookmarkStart w:name="_Toc219715467" w:id="50"/>
      <w:r>
        <w:t xml:space="preserve">Project </w:t>
      </w:r>
      <w:r w:rsidR="00583713">
        <w:t>Work Breakdown Structure (WBS)</w:t>
      </w:r>
      <w:bookmarkEnd w:id="49"/>
      <w:bookmarkEnd w:id="50"/>
    </w:p>
    <w:p w:rsidR="40A8B240" w:rsidP="003D5306" w:rsidRDefault="00192E53" w14:paraId="4B58BB4E" w14:textId="67A1B5B1">
      <w:pPr>
        <w:pStyle w:val="Italicblue"/>
      </w:pPr>
      <w:r>
        <w:t>List</w:t>
      </w:r>
      <w:r w:rsidR="00DF38A1">
        <w:t xml:space="preserve"> the </w:t>
      </w:r>
      <w:r w:rsidR="00F11371">
        <w:t>rough WBS tasks and the</w:t>
      </w:r>
      <w:r>
        <w:t>ir</w:t>
      </w:r>
      <w:r w:rsidR="00F11371">
        <w:t xml:space="preserve"> estimated efforts.</w:t>
      </w:r>
      <w:r w:rsidR="00DF38A1">
        <w:t xml:space="preserve"> </w:t>
      </w:r>
      <w:r>
        <w:t xml:space="preserve">This is to ensure that you have thought </w:t>
      </w:r>
      <w:r w:rsidR="00B97334">
        <w:t>about the approach and the implementation effort.</w:t>
      </w:r>
    </w:p>
    <w:tbl>
      <w:tblPr>
        <w:tblStyle w:val="TableGrid"/>
        <w:tblW w:w="0" w:type="auto"/>
        <w:tblLook w:val="04A0" w:firstRow="1" w:lastRow="0" w:firstColumn="1" w:lastColumn="0" w:noHBand="0" w:noVBand="1"/>
      </w:tblPr>
      <w:tblGrid>
        <w:gridCol w:w="618"/>
        <w:gridCol w:w="1988"/>
        <w:gridCol w:w="3491"/>
        <w:gridCol w:w="1391"/>
        <w:gridCol w:w="1528"/>
      </w:tblGrid>
      <w:tr w:rsidRPr="003D5306" w:rsidR="003D5306" w:rsidTr="003D5306" w14:paraId="329EB047" w14:textId="77777777">
        <w:tc>
          <w:tcPr>
            <w:tcW w:w="0" w:type="auto"/>
          </w:tcPr>
          <w:p w:rsidRPr="003D5306" w:rsidR="003D5306" w:rsidP="003D5306" w:rsidRDefault="003D5306" w14:paraId="52AD3D47" w14:textId="4FF2222E">
            <w:pPr>
              <w:rPr>
                <w:b/>
                <w:bCs/>
              </w:rPr>
            </w:pPr>
            <w:r w:rsidRPr="00CB2297">
              <w:rPr>
                <w:b/>
              </w:rPr>
              <w:t>S/N</w:t>
            </w:r>
          </w:p>
        </w:tc>
        <w:tc>
          <w:tcPr>
            <w:tcW w:w="0" w:type="auto"/>
            <w:hideMark/>
          </w:tcPr>
          <w:p w:rsidRPr="003D5306" w:rsidR="003D5306" w:rsidP="003D5306" w:rsidRDefault="003D5306" w14:paraId="017ED7F6" w14:textId="71606227">
            <w:pPr>
              <w:spacing w:after="160" w:line="259" w:lineRule="auto"/>
              <w:rPr>
                <w:b/>
                <w:bCs/>
              </w:rPr>
            </w:pPr>
            <w:r w:rsidRPr="003D5306">
              <w:rPr>
                <w:b/>
                <w:bCs/>
              </w:rPr>
              <w:t>Task</w:t>
            </w:r>
          </w:p>
        </w:tc>
        <w:tc>
          <w:tcPr>
            <w:tcW w:w="0" w:type="auto"/>
            <w:hideMark/>
          </w:tcPr>
          <w:p w:rsidRPr="003D5306" w:rsidR="003D5306" w:rsidP="003D5306" w:rsidRDefault="003D5306" w14:paraId="7A2F9669" w14:textId="77777777">
            <w:pPr>
              <w:spacing w:after="160" w:line="259" w:lineRule="auto"/>
              <w:rPr>
                <w:b/>
                <w:bCs/>
              </w:rPr>
            </w:pPr>
            <w:r w:rsidRPr="003D5306">
              <w:rPr>
                <w:b/>
                <w:bCs/>
              </w:rPr>
              <w:t>Description</w:t>
            </w:r>
          </w:p>
        </w:tc>
        <w:tc>
          <w:tcPr>
            <w:tcW w:w="0" w:type="auto"/>
          </w:tcPr>
          <w:p w:rsidRPr="00CB2297" w:rsidR="003D5306" w:rsidP="003D5306" w:rsidRDefault="003D5306" w14:paraId="7E9BE3E9" w14:textId="77777777">
            <w:pPr>
              <w:rPr>
                <w:b/>
              </w:rPr>
            </w:pPr>
            <w:r w:rsidRPr="00CB2297">
              <w:rPr>
                <w:b/>
              </w:rPr>
              <w:t>Person Assigned</w:t>
            </w:r>
          </w:p>
          <w:p w:rsidRPr="40A8B240" w:rsidR="003D5306" w:rsidP="003D5306" w:rsidRDefault="003D5306" w14:paraId="61681D06" w14:textId="3D834D64">
            <w:pPr>
              <w:rPr>
                <w:b/>
                <w:bCs/>
              </w:rPr>
            </w:pPr>
            <w:r w:rsidRPr="40A8B240">
              <w:rPr>
                <w:b/>
                <w:bCs/>
              </w:rPr>
              <w:t>(One name per row)</w:t>
            </w:r>
          </w:p>
        </w:tc>
        <w:tc>
          <w:tcPr>
            <w:tcW w:w="0" w:type="auto"/>
            <w:hideMark/>
          </w:tcPr>
          <w:p w:rsidRPr="003D5306" w:rsidR="003D5306" w:rsidP="003D5306" w:rsidRDefault="003D5306" w14:paraId="0EAA3422" w14:textId="49FF4789">
            <w:pPr>
              <w:spacing w:after="160" w:line="259" w:lineRule="auto"/>
              <w:rPr>
                <w:b/>
                <w:bCs/>
              </w:rPr>
            </w:pPr>
            <w:r w:rsidRPr="40A8B240">
              <w:rPr>
                <w:b/>
                <w:bCs/>
              </w:rPr>
              <w:t>Estimated effort (Person-days)</w:t>
            </w:r>
          </w:p>
        </w:tc>
      </w:tr>
      <w:tr w:rsidRPr="003D5306" w:rsidR="002F73FA" w:rsidTr="003D5306" w14:paraId="38E532FE" w14:textId="77777777">
        <w:tc>
          <w:tcPr>
            <w:tcW w:w="0" w:type="auto"/>
            <w:vMerge w:val="restart"/>
          </w:tcPr>
          <w:p w:rsidRPr="003D5306" w:rsidR="002F73FA" w:rsidP="003D5306" w:rsidRDefault="002F73FA" w14:paraId="766C48BE" w14:textId="0EF3DAE2">
            <w:r>
              <w:t>1</w:t>
            </w:r>
          </w:p>
        </w:tc>
        <w:tc>
          <w:tcPr>
            <w:tcW w:w="0" w:type="auto"/>
            <w:vMerge w:val="restart"/>
            <w:hideMark/>
          </w:tcPr>
          <w:p w:rsidRPr="003D5306" w:rsidR="002F73FA" w:rsidP="003D5306" w:rsidRDefault="002F73FA" w14:paraId="0CDD68EA" w14:textId="06E410FC">
            <w:pPr>
              <w:spacing w:after="160" w:line="259" w:lineRule="auto"/>
            </w:pPr>
            <w:r w:rsidRPr="003D5306">
              <w:t>Project Planning &amp; Ethics</w:t>
            </w:r>
          </w:p>
        </w:tc>
        <w:tc>
          <w:tcPr>
            <w:tcW w:w="0" w:type="auto"/>
            <w:vMerge w:val="restart"/>
            <w:hideMark/>
          </w:tcPr>
          <w:p w:rsidRPr="003D5306" w:rsidR="002F73FA" w:rsidP="003D5306" w:rsidRDefault="002F73FA" w14:paraId="250E99AC" w14:textId="77777777">
            <w:pPr>
              <w:spacing w:after="160" w:line="259" w:lineRule="auto"/>
            </w:pPr>
            <w:r w:rsidRPr="003D5306">
              <w:t>Scope, risks, responsible AI framing</w:t>
            </w:r>
          </w:p>
        </w:tc>
        <w:tc>
          <w:tcPr>
            <w:tcW w:w="0" w:type="auto"/>
          </w:tcPr>
          <w:p w:rsidRPr="003D5306" w:rsidR="002F73FA" w:rsidP="003D5306" w:rsidRDefault="002F73FA" w14:paraId="2F276141" w14:textId="3DA4220A">
            <w:r>
              <w:rPr>
                <w:rFonts w:hint="eastAsia"/>
                <w:lang w:eastAsia="zh-CN"/>
              </w:rPr>
              <w:t>Sky Lee Jet Xuen</w:t>
            </w:r>
          </w:p>
        </w:tc>
        <w:tc>
          <w:tcPr>
            <w:tcW w:w="0" w:type="auto"/>
            <w:hideMark/>
          </w:tcPr>
          <w:p w:rsidRPr="003D5306" w:rsidR="002F73FA" w:rsidP="003D5306" w:rsidRDefault="005638C2" w14:paraId="3C2A2BF5" w14:textId="5241A4B6">
            <w:pPr>
              <w:spacing w:after="160" w:line="259" w:lineRule="auto"/>
              <w:rPr>
                <w:lang w:eastAsia="zh-CN"/>
              </w:rPr>
            </w:pPr>
            <w:r>
              <w:rPr>
                <w:lang w:eastAsia="zh-CN"/>
              </w:rPr>
              <w:t>0.5</w:t>
            </w:r>
          </w:p>
        </w:tc>
      </w:tr>
      <w:tr w:rsidRPr="003D5306" w:rsidR="002F73FA" w:rsidTr="003D5306" w14:paraId="14752729" w14:textId="77777777">
        <w:tc>
          <w:tcPr>
            <w:tcW w:w="0" w:type="auto"/>
            <w:vMerge/>
          </w:tcPr>
          <w:p w:rsidR="002F73FA" w:rsidP="003D5306" w:rsidRDefault="002F73FA" w14:paraId="2C9013CD" w14:textId="77777777"/>
        </w:tc>
        <w:tc>
          <w:tcPr>
            <w:tcW w:w="0" w:type="auto"/>
            <w:vMerge/>
          </w:tcPr>
          <w:p w:rsidRPr="003D5306" w:rsidR="002F73FA" w:rsidP="003D5306" w:rsidRDefault="002F73FA" w14:paraId="2E546A54" w14:textId="77777777"/>
        </w:tc>
        <w:tc>
          <w:tcPr>
            <w:tcW w:w="0" w:type="auto"/>
            <w:vMerge/>
          </w:tcPr>
          <w:p w:rsidRPr="003D5306" w:rsidR="002F73FA" w:rsidP="003D5306" w:rsidRDefault="002F73FA" w14:paraId="777FDD99" w14:textId="77777777"/>
        </w:tc>
        <w:tc>
          <w:tcPr>
            <w:tcW w:w="0" w:type="auto"/>
          </w:tcPr>
          <w:p w:rsidRPr="003D5306" w:rsidR="002F73FA" w:rsidP="003D5306" w:rsidRDefault="002F73FA" w14:paraId="7F65228D" w14:textId="1CA6CE4B">
            <w:pPr>
              <w:rPr>
                <w:lang w:eastAsia="zh-CN"/>
              </w:rPr>
            </w:pPr>
            <w:r>
              <w:rPr>
                <w:rFonts w:hint="eastAsia"/>
                <w:lang w:eastAsia="zh-CN"/>
              </w:rPr>
              <w:t>Lim Keng Yen Bernard</w:t>
            </w:r>
          </w:p>
        </w:tc>
        <w:tc>
          <w:tcPr>
            <w:tcW w:w="0" w:type="auto"/>
          </w:tcPr>
          <w:p w:rsidRPr="003D5306" w:rsidR="002F73FA" w:rsidP="003D5306" w:rsidRDefault="005638C2" w14:paraId="65EB71AF" w14:textId="620C62A3">
            <w:pPr>
              <w:rPr>
                <w:lang w:eastAsia="zh-CN"/>
              </w:rPr>
            </w:pPr>
            <w:r>
              <w:rPr>
                <w:lang w:eastAsia="zh-CN"/>
              </w:rPr>
              <w:t>0.5</w:t>
            </w:r>
          </w:p>
        </w:tc>
      </w:tr>
      <w:tr w:rsidRPr="003D5306" w:rsidR="002F73FA" w:rsidTr="003D5306" w14:paraId="20260B6F" w14:textId="77777777">
        <w:tc>
          <w:tcPr>
            <w:tcW w:w="0" w:type="auto"/>
            <w:vMerge/>
          </w:tcPr>
          <w:p w:rsidR="002F73FA" w:rsidP="003D5306" w:rsidRDefault="002F73FA" w14:paraId="6D4330C6" w14:textId="77777777"/>
        </w:tc>
        <w:tc>
          <w:tcPr>
            <w:tcW w:w="0" w:type="auto"/>
            <w:vMerge/>
          </w:tcPr>
          <w:p w:rsidRPr="003D5306" w:rsidR="002F73FA" w:rsidP="003D5306" w:rsidRDefault="002F73FA" w14:paraId="45B30E6C" w14:textId="77777777"/>
        </w:tc>
        <w:tc>
          <w:tcPr>
            <w:tcW w:w="0" w:type="auto"/>
            <w:vMerge/>
          </w:tcPr>
          <w:p w:rsidRPr="003D5306" w:rsidR="002F73FA" w:rsidP="003D5306" w:rsidRDefault="002F73FA" w14:paraId="013D0DB2" w14:textId="77777777"/>
        </w:tc>
        <w:tc>
          <w:tcPr>
            <w:tcW w:w="0" w:type="auto"/>
          </w:tcPr>
          <w:p w:rsidRPr="003D5306" w:rsidR="002F73FA" w:rsidP="003D5306" w:rsidRDefault="002F73FA" w14:paraId="1E430B95" w14:textId="377A5AEF">
            <w:pPr>
              <w:rPr>
                <w:lang w:eastAsia="zh-CN"/>
              </w:rPr>
            </w:pPr>
            <w:r>
              <w:rPr>
                <w:rFonts w:hint="eastAsia"/>
                <w:lang w:eastAsia="zh-CN"/>
              </w:rPr>
              <w:t>Mar Wen Hee</w:t>
            </w:r>
          </w:p>
        </w:tc>
        <w:tc>
          <w:tcPr>
            <w:tcW w:w="0" w:type="auto"/>
          </w:tcPr>
          <w:p w:rsidRPr="003D5306" w:rsidR="002F73FA" w:rsidP="003D5306" w:rsidRDefault="005638C2" w14:paraId="0D20032A" w14:textId="5A0DE3B8">
            <w:pPr>
              <w:rPr>
                <w:lang w:eastAsia="zh-CN"/>
              </w:rPr>
            </w:pPr>
            <w:r>
              <w:rPr>
                <w:lang w:eastAsia="zh-CN"/>
              </w:rPr>
              <w:t>0.5</w:t>
            </w:r>
          </w:p>
        </w:tc>
      </w:tr>
      <w:tr w:rsidRPr="003D5306" w:rsidR="00482664" w:rsidTr="003D5306" w14:paraId="7B66EF8C" w14:textId="77777777">
        <w:tc>
          <w:tcPr>
            <w:tcW w:w="0" w:type="auto"/>
            <w:vMerge/>
          </w:tcPr>
          <w:p w:rsidR="00482664" w:rsidP="003D5306" w:rsidRDefault="00482664" w14:paraId="0EF0489F" w14:textId="77777777"/>
        </w:tc>
        <w:tc>
          <w:tcPr>
            <w:tcW w:w="0" w:type="auto"/>
            <w:vMerge/>
          </w:tcPr>
          <w:p w:rsidRPr="003D5306" w:rsidR="00482664" w:rsidP="003D5306" w:rsidRDefault="00482664" w14:paraId="331EC0B2" w14:textId="77777777"/>
        </w:tc>
        <w:tc>
          <w:tcPr>
            <w:tcW w:w="0" w:type="auto"/>
            <w:vMerge/>
          </w:tcPr>
          <w:p w:rsidRPr="003D5306" w:rsidR="00482664" w:rsidP="003D5306" w:rsidRDefault="00482664" w14:paraId="3DD34AB3" w14:textId="77777777"/>
        </w:tc>
        <w:tc>
          <w:tcPr>
            <w:tcW w:w="0" w:type="auto"/>
          </w:tcPr>
          <w:p w:rsidR="00482664" w:rsidP="003D5306" w:rsidRDefault="00475F7D" w14:paraId="6DE58D4A" w14:textId="635353C0">
            <w:pPr>
              <w:rPr>
                <w:lang w:eastAsia="zh-CN"/>
              </w:rPr>
            </w:pPr>
            <w:r>
              <w:rPr>
                <w:lang w:eastAsia="zh-CN"/>
              </w:rPr>
              <w:t>Lai Xin Kai</w:t>
            </w:r>
          </w:p>
        </w:tc>
        <w:tc>
          <w:tcPr>
            <w:tcW w:w="0" w:type="auto"/>
          </w:tcPr>
          <w:p w:rsidRPr="003D5306" w:rsidR="00482664" w:rsidP="003D5306" w:rsidRDefault="005638C2" w14:paraId="1A6A4F0A" w14:textId="67A61854">
            <w:pPr>
              <w:rPr>
                <w:lang w:eastAsia="zh-CN"/>
              </w:rPr>
            </w:pPr>
            <w:r>
              <w:rPr>
                <w:lang w:eastAsia="zh-CN"/>
              </w:rPr>
              <w:t>0.5</w:t>
            </w:r>
          </w:p>
        </w:tc>
      </w:tr>
      <w:tr w:rsidRPr="003D5306" w:rsidR="002F73FA" w:rsidTr="003D5306" w14:paraId="52D4BC78" w14:textId="77777777">
        <w:tc>
          <w:tcPr>
            <w:tcW w:w="0" w:type="auto"/>
            <w:vMerge/>
          </w:tcPr>
          <w:p w:rsidR="002F73FA" w:rsidP="003D5306" w:rsidRDefault="002F73FA" w14:paraId="01E0DA79" w14:textId="77777777"/>
        </w:tc>
        <w:tc>
          <w:tcPr>
            <w:tcW w:w="0" w:type="auto"/>
            <w:vMerge/>
          </w:tcPr>
          <w:p w:rsidRPr="003D5306" w:rsidR="002F73FA" w:rsidP="003D5306" w:rsidRDefault="002F73FA" w14:paraId="2A2A04BD" w14:textId="77777777"/>
        </w:tc>
        <w:tc>
          <w:tcPr>
            <w:tcW w:w="0" w:type="auto"/>
            <w:vMerge/>
          </w:tcPr>
          <w:p w:rsidRPr="003D5306" w:rsidR="002F73FA" w:rsidP="003D5306" w:rsidRDefault="002F73FA" w14:paraId="290483A8" w14:textId="77777777"/>
        </w:tc>
        <w:tc>
          <w:tcPr>
            <w:tcW w:w="0" w:type="auto"/>
          </w:tcPr>
          <w:p w:rsidRPr="003D5306" w:rsidR="002F73FA" w:rsidP="003D5306" w:rsidRDefault="002F73FA" w14:paraId="2D3B88F7" w14:textId="61FBE107">
            <w:pPr>
              <w:rPr>
                <w:lang w:eastAsia="zh-CN"/>
              </w:rPr>
            </w:pPr>
            <w:r>
              <w:rPr>
                <w:rFonts w:hint="eastAsia"/>
                <w:lang w:eastAsia="zh-CN"/>
              </w:rPr>
              <w:t>Tan Sean Leng</w:t>
            </w:r>
          </w:p>
        </w:tc>
        <w:tc>
          <w:tcPr>
            <w:tcW w:w="0" w:type="auto"/>
          </w:tcPr>
          <w:p w:rsidRPr="003D5306" w:rsidR="002F73FA" w:rsidP="003D5306" w:rsidRDefault="005638C2" w14:paraId="600249C4" w14:textId="018E1F1E">
            <w:pPr>
              <w:rPr>
                <w:lang w:eastAsia="zh-CN"/>
              </w:rPr>
            </w:pPr>
            <w:r>
              <w:rPr>
                <w:lang w:eastAsia="zh-CN"/>
              </w:rPr>
              <w:t>0.5</w:t>
            </w:r>
          </w:p>
        </w:tc>
      </w:tr>
      <w:tr w:rsidRPr="003D5306" w:rsidR="00513587" w:rsidTr="00F803A6" w14:paraId="07139B8B" w14:textId="77777777">
        <w:tc>
          <w:tcPr>
            <w:tcW w:w="0" w:type="auto"/>
            <w:vMerge w:val="restart"/>
          </w:tcPr>
          <w:p w:rsidRPr="003D5306" w:rsidR="00513587" w:rsidP="003D5306" w:rsidRDefault="00513587" w14:paraId="59C777F9" w14:textId="3C20DC4E">
            <w:r>
              <w:t>2</w:t>
            </w:r>
          </w:p>
        </w:tc>
        <w:tc>
          <w:tcPr>
            <w:tcW w:w="0" w:type="auto"/>
            <w:vMerge w:val="restart"/>
            <w:hideMark/>
          </w:tcPr>
          <w:p w:rsidRPr="003D5306" w:rsidR="00513587" w:rsidP="003D5306" w:rsidRDefault="00513587" w14:paraId="6D3CA2EE" w14:textId="77777777">
            <w:r w:rsidRPr="003D5306">
              <w:t>Architecture Design</w:t>
            </w:r>
          </w:p>
        </w:tc>
        <w:tc>
          <w:tcPr>
            <w:tcW w:w="0" w:type="auto"/>
            <w:vMerge w:val="restart"/>
          </w:tcPr>
          <w:p w:rsidR="00513587" w:rsidP="003D5306" w:rsidRDefault="00513587" w14:paraId="0898C469" w14:textId="77777777">
            <w:pPr>
              <w:spacing w:after="160" w:line="259" w:lineRule="auto"/>
            </w:pPr>
            <w:r w:rsidRPr="003D5306">
              <w:t>Logical architecture, agent interactions</w:t>
            </w:r>
            <w:r w:rsidR="00B34CB0">
              <w:t>,</w:t>
            </w:r>
          </w:p>
          <w:p w:rsidRPr="003D5306" w:rsidR="00513587" w:rsidP="003D5306" w:rsidRDefault="00B34CB0" w14:paraId="37CEF4E0" w14:textId="2FEC0675">
            <w:pPr>
              <w:spacing w:after="160" w:line="259" w:lineRule="auto"/>
            </w:pPr>
            <w:r>
              <w:t>Database design</w:t>
            </w:r>
          </w:p>
        </w:tc>
        <w:tc>
          <w:tcPr>
            <w:tcW w:w="0" w:type="auto"/>
          </w:tcPr>
          <w:p w:rsidRPr="003D5306" w:rsidR="00513587" w:rsidP="003D5306" w:rsidRDefault="00513587" w14:paraId="7FFAD6DB" w14:textId="102522A3">
            <w:r>
              <w:rPr>
                <w:rFonts w:hint="eastAsia"/>
                <w:lang w:eastAsia="zh-CN"/>
              </w:rPr>
              <w:t>Sky Lee Jet Xuen</w:t>
            </w:r>
          </w:p>
        </w:tc>
        <w:tc>
          <w:tcPr>
            <w:tcW w:w="0" w:type="auto"/>
            <w:hideMark/>
          </w:tcPr>
          <w:p w:rsidRPr="003D5306" w:rsidR="00513587" w:rsidP="003D5306" w:rsidRDefault="00262F3D" w14:paraId="19951356" w14:textId="726CE84B">
            <w:pPr>
              <w:spacing w:after="160" w:line="259" w:lineRule="auto"/>
            </w:pPr>
            <w:r>
              <w:t>1</w:t>
            </w:r>
          </w:p>
        </w:tc>
      </w:tr>
      <w:tr w:rsidRPr="003D5306" w:rsidR="00513587" w:rsidTr="00F803A6" w14:paraId="03B334D2" w14:textId="77777777">
        <w:tc>
          <w:tcPr>
            <w:tcW w:w="0" w:type="auto"/>
            <w:vMerge/>
          </w:tcPr>
          <w:p w:rsidR="00513587" w:rsidP="003D5306" w:rsidRDefault="00513587" w14:paraId="713FF619" w14:textId="77777777"/>
        </w:tc>
        <w:tc>
          <w:tcPr>
            <w:tcW w:w="0" w:type="auto"/>
            <w:vMerge/>
          </w:tcPr>
          <w:p w:rsidRPr="003D5306" w:rsidR="00513587" w:rsidP="003D5306" w:rsidRDefault="00513587" w14:paraId="02E11C44" w14:textId="77777777"/>
        </w:tc>
        <w:tc>
          <w:tcPr>
            <w:tcW w:w="0" w:type="auto"/>
            <w:vMerge/>
          </w:tcPr>
          <w:p w:rsidRPr="003D5306" w:rsidR="00513587" w:rsidP="003D5306" w:rsidRDefault="00513587" w14:paraId="16316B47" w14:textId="5618722D"/>
        </w:tc>
        <w:tc>
          <w:tcPr>
            <w:tcW w:w="0" w:type="auto"/>
          </w:tcPr>
          <w:p w:rsidRPr="003D5306" w:rsidR="00513587" w:rsidP="003D5306" w:rsidRDefault="00513587" w14:paraId="00ED35C0" w14:textId="3647AF46">
            <w:r>
              <w:rPr>
                <w:rFonts w:hint="eastAsia"/>
                <w:lang w:eastAsia="zh-CN"/>
              </w:rPr>
              <w:t>Lim Keng Yen Bernard</w:t>
            </w:r>
          </w:p>
        </w:tc>
        <w:tc>
          <w:tcPr>
            <w:tcW w:w="0" w:type="auto"/>
          </w:tcPr>
          <w:p w:rsidRPr="003D5306" w:rsidR="00513587" w:rsidP="003D5306" w:rsidRDefault="00262F3D" w14:paraId="2733A7A5" w14:textId="777BADE4">
            <w:r>
              <w:t>1</w:t>
            </w:r>
          </w:p>
        </w:tc>
      </w:tr>
      <w:tr w:rsidRPr="003D5306" w:rsidR="00513587" w:rsidTr="00F803A6" w14:paraId="78E6FD94" w14:textId="77777777">
        <w:tc>
          <w:tcPr>
            <w:tcW w:w="0" w:type="auto"/>
            <w:vMerge/>
          </w:tcPr>
          <w:p w:rsidR="00513587" w:rsidP="003D5306" w:rsidRDefault="00513587" w14:paraId="20C9634F" w14:textId="77777777"/>
        </w:tc>
        <w:tc>
          <w:tcPr>
            <w:tcW w:w="0" w:type="auto"/>
            <w:vMerge/>
          </w:tcPr>
          <w:p w:rsidRPr="003D5306" w:rsidR="00513587" w:rsidP="003D5306" w:rsidRDefault="00513587" w14:paraId="5F0B19BD" w14:textId="77777777"/>
        </w:tc>
        <w:tc>
          <w:tcPr>
            <w:tcW w:w="0" w:type="auto"/>
            <w:vMerge/>
          </w:tcPr>
          <w:p w:rsidRPr="003D5306" w:rsidR="00513587" w:rsidP="003D5306" w:rsidRDefault="00513587" w14:paraId="658EF4E4" w14:textId="25C05860"/>
        </w:tc>
        <w:tc>
          <w:tcPr>
            <w:tcW w:w="0" w:type="auto"/>
          </w:tcPr>
          <w:p w:rsidRPr="003D5306" w:rsidR="00513587" w:rsidP="003D5306" w:rsidRDefault="00513587" w14:paraId="3855B6C1" w14:textId="07F58197">
            <w:r>
              <w:rPr>
                <w:rFonts w:hint="eastAsia"/>
                <w:lang w:eastAsia="zh-CN"/>
              </w:rPr>
              <w:t>Mar Wen Hee</w:t>
            </w:r>
          </w:p>
        </w:tc>
        <w:tc>
          <w:tcPr>
            <w:tcW w:w="0" w:type="auto"/>
          </w:tcPr>
          <w:p w:rsidRPr="003D5306" w:rsidR="00513587" w:rsidP="003D5306" w:rsidRDefault="00262F3D" w14:paraId="4B50E17B" w14:textId="25E6DFB4">
            <w:r>
              <w:t>1</w:t>
            </w:r>
          </w:p>
        </w:tc>
      </w:tr>
      <w:tr w:rsidRPr="003D5306" w:rsidR="00482664" w:rsidTr="00F803A6" w14:paraId="518F2BF8" w14:textId="77777777">
        <w:tc>
          <w:tcPr>
            <w:tcW w:w="0" w:type="auto"/>
            <w:vMerge/>
          </w:tcPr>
          <w:p w:rsidR="00482664" w:rsidP="003D5306" w:rsidRDefault="00482664" w14:paraId="1B5DD9A7" w14:textId="77777777"/>
        </w:tc>
        <w:tc>
          <w:tcPr>
            <w:tcW w:w="0" w:type="auto"/>
            <w:vMerge/>
          </w:tcPr>
          <w:p w:rsidRPr="003D5306" w:rsidR="00482664" w:rsidP="003D5306" w:rsidRDefault="00482664" w14:paraId="7A7391D6" w14:textId="77777777"/>
        </w:tc>
        <w:tc>
          <w:tcPr>
            <w:tcW w:w="0" w:type="auto"/>
            <w:vMerge/>
          </w:tcPr>
          <w:p w:rsidRPr="003D5306" w:rsidR="00482664" w:rsidP="003D5306" w:rsidRDefault="00482664" w14:paraId="3EAECB75" w14:textId="77777777"/>
        </w:tc>
        <w:tc>
          <w:tcPr>
            <w:tcW w:w="0" w:type="auto"/>
          </w:tcPr>
          <w:p w:rsidR="00482664" w:rsidP="003D5306" w:rsidRDefault="00475F7D" w14:paraId="52C02623" w14:textId="1AB68CE0">
            <w:pPr>
              <w:rPr>
                <w:lang w:eastAsia="zh-CN"/>
              </w:rPr>
            </w:pPr>
            <w:r>
              <w:rPr>
                <w:lang w:eastAsia="zh-CN"/>
              </w:rPr>
              <w:t>Lai Xin Kai</w:t>
            </w:r>
          </w:p>
        </w:tc>
        <w:tc>
          <w:tcPr>
            <w:tcW w:w="0" w:type="auto"/>
          </w:tcPr>
          <w:p w:rsidRPr="003D5306" w:rsidR="00482664" w:rsidP="003D5306" w:rsidRDefault="00262F3D" w14:paraId="3083F65D" w14:textId="682BBBFF">
            <w:r>
              <w:t>1</w:t>
            </w:r>
          </w:p>
        </w:tc>
      </w:tr>
      <w:tr w:rsidRPr="003D5306" w:rsidR="00513587" w:rsidTr="00F803A6" w14:paraId="755D0616" w14:textId="77777777">
        <w:tc>
          <w:tcPr>
            <w:tcW w:w="0" w:type="auto"/>
            <w:vMerge/>
          </w:tcPr>
          <w:p w:rsidR="00513587" w:rsidP="003D5306" w:rsidRDefault="00513587" w14:paraId="5EE5E1F5" w14:textId="77777777"/>
        </w:tc>
        <w:tc>
          <w:tcPr>
            <w:tcW w:w="0" w:type="auto"/>
            <w:vMerge/>
          </w:tcPr>
          <w:p w:rsidRPr="003D5306" w:rsidR="00513587" w:rsidP="003D5306" w:rsidRDefault="00513587" w14:paraId="351D8A71" w14:textId="77777777"/>
        </w:tc>
        <w:tc>
          <w:tcPr>
            <w:tcW w:w="0" w:type="auto"/>
            <w:vMerge/>
          </w:tcPr>
          <w:p w:rsidRPr="003D5306" w:rsidR="00513587" w:rsidP="003D5306" w:rsidRDefault="00513587" w14:paraId="731D2720" w14:textId="56EBF4DC"/>
        </w:tc>
        <w:tc>
          <w:tcPr>
            <w:tcW w:w="0" w:type="auto"/>
          </w:tcPr>
          <w:p w:rsidRPr="003D5306" w:rsidR="00513587" w:rsidP="003D5306" w:rsidRDefault="00513587" w14:paraId="4072ECB6" w14:textId="10C2C6F2">
            <w:r>
              <w:rPr>
                <w:rFonts w:hint="eastAsia"/>
                <w:lang w:eastAsia="zh-CN"/>
              </w:rPr>
              <w:t>Tan Sean Leng</w:t>
            </w:r>
          </w:p>
        </w:tc>
        <w:tc>
          <w:tcPr>
            <w:tcW w:w="0" w:type="auto"/>
          </w:tcPr>
          <w:p w:rsidRPr="003D5306" w:rsidR="00513587" w:rsidP="003D5306" w:rsidRDefault="00262F3D" w14:paraId="13EFE626" w14:textId="6C33A0B4">
            <w:r>
              <w:t>1</w:t>
            </w:r>
          </w:p>
        </w:tc>
      </w:tr>
      <w:tr w:rsidRPr="003D5306" w:rsidR="002267B6" w:rsidTr="00482ABD" w14:paraId="55ABCD56" w14:textId="77777777">
        <w:tc>
          <w:tcPr>
            <w:tcW w:w="0" w:type="auto"/>
            <w:vMerge w:val="restart"/>
          </w:tcPr>
          <w:p w:rsidR="002267B6" w:rsidP="003D5306" w:rsidRDefault="002267B6" w14:paraId="7976CBFF" w14:textId="1C01441F">
            <w:r>
              <w:t>3</w:t>
            </w:r>
          </w:p>
        </w:tc>
        <w:tc>
          <w:tcPr>
            <w:tcW w:w="0" w:type="auto"/>
            <w:vMerge w:val="restart"/>
          </w:tcPr>
          <w:p w:rsidR="002267B6" w:rsidP="003D5306" w:rsidRDefault="002267B6" w14:paraId="5D7CF3D1" w14:textId="6836E314">
            <w:r>
              <w:t>Database Setup</w:t>
            </w:r>
          </w:p>
        </w:tc>
        <w:tc>
          <w:tcPr>
            <w:tcW w:w="0" w:type="auto"/>
            <w:vMerge w:val="restart"/>
          </w:tcPr>
          <w:p w:rsidR="002267B6" w:rsidP="003D5306" w:rsidRDefault="002267B6" w14:paraId="1DA26E46" w14:textId="07AA7CCB">
            <w:r>
              <w:t>Database configuration, connection, schema &amp; table creation</w:t>
            </w:r>
          </w:p>
        </w:tc>
        <w:tc>
          <w:tcPr>
            <w:tcW w:w="0" w:type="auto"/>
          </w:tcPr>
          <w:p w:rsidR="002267B6" w:rsidP="003D5306" w:rsidRDefault="002267B6" w14:paraId="7B6D22A2" w14:textId="71A86E41">
            <w:pPr>
              <w:rPr>
                <w:lang w:eastAsia="zh-CN"/>
              </w:rPr>
            </w:pPr>
            <w:r>
              <w:rPr>
                <w:lang w:eastAsia="zh-CN"/>
              </w:rPr>
              <w:t>Mar Wen Hee</w:t>
            </w:r>
          </w:p>
        </w:tc>
        <w:tc>
          <w:tcPr>
            <w:tcW w:w="0" w:type="auto"/>
          </w:tcPr>
          <w:p w:rsidR="002267B6" w:rsidP="003D5306" w:rsidRDefault="002267B6" w14:paraId="24D68B54" w14:textId="5EE13727">
            <w:r>
              <w:t>0.5</w:t>
            </w:r>
          </w:p>
        </w:tc>
      </w:tr>
      <w:tr w:rsidRPr="003D5306" w:rsidR="002267B6" w:rsidTr="00482ABD" w14:paraId="3C67EBB1" w14:textId="77777777">
        <w:tc>
          <w:tcPr>
            <w:tcW w:w="0" w:type="auto"/>
            <w:vMerge/>
          </w:tcPr>
          <w:p w:rsidR="002267B6" w:rsidP="003D5306" w:rsidRDefault="002267B6" w14:paraId="3D1D36DD" w14:textId="77777777"/>
        </w:tc>
        <w:tc>
          <w:tcPr>
            <w:tcW w:w="0" w:type="auto"/>
            <w:vMerge/>
          </w:tcPr>
          <w:p w:rsidR="002267B6" w:rsidP="003D5306" w:rsidRDefault="002267B6" w14:paraId="24CE9959" w14:textId="77777777"/>
        </w:tc>
        <w:tc>
          <w:tcPr>
            <w:tcW w:w="0" w:type="auto"/>
            <w:vMerge/>
          </w:tcPr>
          <w:p w:rsidR="002267B6" w:rsidP="003D5306" w:rsidRDefault="002267B6" w14:paraId="24DDB5BD" w14:textId="77777777"/>
        </w:tc>
        <w:tc>
          <w:tcPr>
            <w:tcW w:w="0" w:type="auto"/>
          </w:tcPr>
          <w:p w:rsidR="002267B6" w:rsidP="003D5306" w:rsidRDefault="002267B6" w14:paraId="6891D54C" w14:textId="5C3E62F0">
            <w:pPr>
              <w:rPr>
                <w:lang w:eastAsia="zh-CN"/>
              </w:rPr>
            </w:pPr>
            <w:r>
              <w:rPr>
                <w:lang w:eastAsia="zh-CN"/>
              </w:rPr>
              <w:t>Lai Xin Kai</w:t>
            </w:r>
          </w:p>
        </w:tc>
        <w:tc>
          <w:tcPr>
            <w:tcW w:w="0" w:type="auto"/>
          </w:tcPr>
          <w:p w:rsidR="002267B6" w:rsidP="003D5306" w:rsidRDefault="002267B6" w14:paraId="3DB0A2F2" w14:textId="4178CAFB">
            <w:r>
              <w:t>0.5</w:t>
            </w:r>
          </w:p>
        </w:tc>
      </w:tr>
      <w:tr w:rsidRPr="003D5306" w:rsidR="001F6999" w:rsidTr="00482ABD" w14:paraId="0554D187" w14:textId="77777777">
        <w:tc>
          <w:tcPr>
            <w:tcW w:w="0" w:type="auto"/>
            <w:vMerge w:val="restart"/>
          </w:tcPr>
          <w:p w:rsidR="001F6999" w:rsidP="003D5306" w:rsidRDefault="00DB50A1" w14:paraId="4C80F2EA" w14:textId="67A3C731">
            <w:r>
              <w:t>4</w:t>
            </w:r>
          </w:p>
        </w:tc>
        <w:tc>
          <w:tcPr>
            <w:tcW w:w="0" w:type="auto"/>
            <w:vMerge w:val="restart"/>
          </w:tcPr>
          <w:p w:rsidRPr="003D5306" w:rsidR="001F6999" w:rsidDel="00475F7D" w:rsidP="003D5306" w:rsidRDefault="001F6999" w14:paraId="09F3E70F" w14:textId="5D7A01D0">
            <w:proofErr w:type="spellStart"/>
            <w:r>
              <w:t>LLMOps</w:t>
            </w:r>
            <w:proofErr w:type="spellEnd"/>
            <w:r>
              <w:t xml:space="preserve"> Setup</w:t>
            </w:r>
          </w:p>
        </w:tc>
        <w:tc>
          <w:tcPr>
            <w:tcW w:w="0" w:type="auto"/>
            <w:vMerge w:val="restart"/>
          </w:tcPr>
          <w:p w:rsidRPr="003D5306" w:rsidR="001F6999" w:rsidP="003D5306" w:rsidRDefault="005613B1" w14:paraId="6CF3DB13" w14:textId="2B786A4A">
            <w:r>
              <w:t xml:space="preserve">S3, </w:t>
            </w:r>
            <w:r w:rsidR="001F6999">
              <w:t xml:space="preserve">GitHub Repository, GitHub Actions, </w:t>
            </w:r>
            <w:r w:rsidR="00A32013">
              <w:t>SonarQube for static code analysis, Tests integration,</w:t>
            </w:r>
            <w:r w:rsidR="007646C5">
              <w:t xml:space="preserve"> Docker build, ECS deployment, runtime monitoring and CloudWatch</w:t>
            </w:r>
          </w:p>
        </w:tc>
        <w:tc>
          <w:tcPr>
            <w:tcW w:w="0" w:type="auto"/>
          </w:tcPr>
          <w:p w:rsidR="001F6999" w:rsidP="003D5306" w:rsidRDefault="007646C5" w14:paraId="622863AF" w14:textId="7C7E2AE3">
            <w:pPr>
              <w:rPr>
                <w:lang w:eastAsia="zh-CN"/>
              </w:rPr>
            </w:pPr>
            <w:r>
              <w:rPr>
                <w:lang w:eastAsia="zh-CN"/>
              </w:rPr>
              <w:t>Tan Sean Leng</w:t>
            </w:r>
          </w:p>
        </w:tc>
        <w:tc>
          <w:tcPr>
            <w:tcW w:w="0" w:type="auto"/>
          </w:tcPr>
          <w:p w:rsidRPr="003D5306" w:rsidR="001F6999" w:rsidP="003D5306" w:rsidRDefault="00A818F6" w14:paraId="42850D1C" w14:textId="50AD68E7">
            <w:r>
              <w:t>2</w:t>
            </w:r>
          </w:p>
        </w:tc>
      </w:tr>
      <w:tr w:rsidRPr="003D5306" w:rsidR="001F6999" w:rsidTr="00482ABD" w14:paraId="64B6B967" w14:textId="77777777">
        <w:tc>
          <w:tcPr>
            <w:tcW w:w="0" w:type="auto"/>
            <w:vMerge/>
          </w:tcPr>
          <w:p w:rsidR="001F6999" w:rsidP="003D5306" w:rsidRDefault="001F6999" w14:paraId="7148136E" w14:textId="77777777"/>
        </w:tc>
        <w:tc>
          <w:tcPr>
            <w:tcW w:w="0" w:type="auto"/>
            <w:vMerge/>
          </w:tcPr>
          <w:p w:rsidR="001F6999" w:rsidP="003D5306" w:rsidRDefault="001F6999" w14:paraId="751E5081" w14:textId="77777777"/>
        </w:tc>
        <w:tc>
          <w:tcPr>
            <w:tcW w:w="0" w:type="auto"/>
            <w:vMerge/>
          </w:tcPr>
          <w:p w:rsidRPr="003D5306" w:rsidR="001F6999" w:rsidP="003D5306" w:rsidRDefault="001F6999" w14:paraId="27035449" w14:textId="77777777"/>
        </w:tc>
        <w:tc>
          <w:tcPr>
            <w:tcW w:w="0" w:type="auto"/>
          </w:tcPr>
          <w:p w:rsidR="001F6999" w:rsidP="003D5306" w:rsidRDefault="008C1D01" w14:paraId="45C52BE4" w14:textId="41AE1649">
            <w:pPr>
              <w:rPr>
                <w:lang w:eastAsia="zh-CN"/>
              </w:rPr>
            </w:pPr>
            <w:r>
              <w:rPr>
                <w:rFonts w:hint="eastAsia"/>
                <w:lang w:eastAsia="zh-CN"/>
              </w:rPr>
              <w:t>Lim Keng Yen Bernard</w:t>
            </w:r>
          </w:p>
        </w:tc>
        <w:tc>
          <w:tcPr>
            <w:tcW w:w="0" w:type="auto"/>
          </w:tcPr>
          <w:p w:rsidRPr="003D5306" w:rsidR="001F6999" w:rsidP="003D5306" w:rsidRDefault="00A818F6" w14:paraId="3831AC96" w14:textId="69B6F2A6">
            <w:r>
              <w:t>2</w:t>
            </w:r>
          </w:p>
        </w:tc>
      </w:tr>
      <w:tr w:rsidRPr="003D5306" w:rsidR="003D5306" w:rsidTr="003D5306" w14:paraId="5FE1CEC6" w14:textId="77777777">
        <w:tc>
          <w:tcPr>
            <w:tcW w:w="0" w:type="auto"/>
          </w:tcPr>
          <w:p w:rsidRPr="003D5306" w:rsidR="003D5306" w:rsidP="003D5306" w:rsidRDefault="005638C2" w14:paraId="5A93E4B3" w14:textId="6BF9B3CE">
            <w:r>
              <w:t>5</w:t>
            </w:r>
          </w:p>
        </w:tc>
        <w:tc>
          <w:tcPr>
            <w:tcW w:w="0" w:type="auto"/>
            <w:hideMark/>
          </w:tcPr>
          <w:p w:rsidRPr="003D5306" w:rsidR="003D5306" w:rsidP="003D5306" w:rsidRDefault="00475F7D" w14:paraId="1642DA0C" w14:textId="6573E06B">
            <w:pPr>
              <w:spacing w:after="160" w:line="259" w:lineRule="auto"/>
            </w:pPr>
            <w:r>
              <w:t>Spending Agent</w:t>
            </w:r>
          </w:p>
        </w:tc>
        <w:tc>
          <w:tcPr>
            <w:tcW w:w="0" w:type="auto"/>
            <w:hideMark/>
          </w:tcPr>
          <w:p w:rsidRPr="003D5306" w:rsidR="003D5306" w:rsidP="003D5306" w:rsidRDefault="00E61B3F" w14:paraId="1DB3BAD4" w14:textId="29754901">
            <w:pPr>
              <w:spacing w:after="160" w:line="259" w:lineRule="auto"/>
            </w:pPr>
            <w:r w:rsidRPr="00E61B3F">
              <w:t>Uses LLM reasoning with structured prompts and financial categorisation rules.</w:t>
            </w:r>
            <w:r w:rsidRPr="00E61B3F" w:rsidDel="00AF1125">
              <w:t xml:space="preserve"> </w:t>
            </w:r>
          </w:p>
        </w:tc>
        <w:tc>
          <w:tcPr>
            <w:tcW w:w="0" w:type="auto"/>
          </w:tcPr>
          <w:p w:rsidRPr="003D5306" w:rsidR="003D5306" w:rsidP="003D5306" w:rsidRDefault="009E3965" w14:paraId="2151D64D" w14:textId="137E86EE">
            <w:r>
              <w:rPr>
                <w:lang w:eastAsia="zh-CN"/>
              </w:rPr>
              <w:t>Lai Xin Kai</w:t>
            </w:r>
          </w:p>
        </w:tc>
        <w:tc>
          <w:tcPr>
            <w:tcW w:w="0" w:type="auto"/>
            <w:hideMark/>
          </w:tcPr>
          <w:p w:rsidRPr="003D5306" w:rsidR="003D5306" w:rsidP="003D5306" w:rsidRDefault="00F218CB" w14:paraId="131320E6" w14:textId="2BFCC67D">
            <w:pPr>
              <w:spacing w:after="160" w:line="259" w:lineRule="auto"/>
            </w:pPr>
            <w:r>
              <w:t>4</w:t>
            </w:r>
          </w:p>
        </w:tc>
      </w:tr>
      <w:tr w:rsidRPr="003D5306" w:rsidR="006E1E65" w:rsidTr="00482ABD" w14:paraId="529221F7" w14:textId="77777777">
        <w:tc>
          <w:tcPr>
            <w:tcW w:w="0" w:type="auto"/>
          </w:tcPr>
          <w:p w:rsidR="006E1E65" w:rsidDel="008C7499" w:rsidP="003D5306" w:rsidRDefault="00A818F6" w14:paraId="790DB0E7" w14:textId="0133D6C0">
            <w:r>
              <w:t>6</w:t>
            </w:r>
          </w:p>
        </w:tc>
        <w:tc>
          <w:tcPr>
            <w:tcW w:w="0" w:type="auto"/>
          </w:tcPr>
          <w:p w:rsidRPr="003D5306" w:rsidR="006E1E65" w:rsidDel="00475F7D" w:rsidP="003D5306" w:rsidRDefault="006E1E65" w14:paraId="1D487519" w14:textId="3EEA5F8E">
            <w:r>
              <w:t>Spending Dashboard UI</w:t>
            </w:r>
          </w:p>
        </w:tc>
        <w:tc>
          <w:tcPr>
            <w:tcW w:w="0" w:type="auto"/>
          </w:tcPr>
          <w:p w:rsidRPr="003D5306" w:rsidR="006E1E65" w:rsidP="003D5306" w:rsidRDefault="00EE5048" w14:paraId="7FC0F833" w14:textId="4517896F">
            <w:r>
              <w:t>Dashboard display user spending pattern</w:t>
            </w:r>
          </w:p>
        </w:tc>
        <w:tc>
          <w:tcPr>
            <w:tcW w:w="0" w:type="auto"/>
          </w:tcPr>
          <w:p w:rsidR="006E1E65" w:rsidP="003D5306" w:rsidRDefault="00262A5A" w14:paraId="28FEBE9B" w14:textId="3FAA91FE">
            <w:pPr>
              <w:rPr>
                <w:lang w:eastAsia="zh-CN"/>
              </w:rPr>
            </w:pPr>
            <w:r>
              <w:rPr>
                <w:lang w:eastAsia="zh-CN"/>
              </w:rPr>
              <w:t>Lai Xin Kai</w:t>
            </w:r>
          </w:p>
        </w:tc>
        <w:tc>
          <w:tcPr>
            <w:tcW w:w="0" w:type="auto"/>
          </w:tcPr>
          <w:p w:rsidRPr="003D5306" w:rsidR="006E1E65" w:rsidP="003D5306" w:rsidRDefault="00F218CB" w14:paraId="4FE3005F" w14:textId="70CEB399">
            <w:r>
              <w:t>3</w:t>
            </w:r>
          </w:p>
        </w:tc>
      </w:tr>
      <w:tr w:rsidRPr="003D5306" w:rsidR="00BB4D51" w:rsidTr="00482ABD" w14:paraId="1FF8900A" w14:textId="77777777">
        <w:tc>
          <w:tcPr>
            <w:tcW w:w="0" w:type="auto"/>
          </w:tcPr>
          <w:p w:rsidR="00BB4D51" w:rsidP="003D5306" w:rsidRDefault="00DB50A1" w14:paraId="7DAAF6BA" w14:textId="0D4C9125">
            <w:r>
              <w:t>7</w:t>
            </w:r>
          </w:p>
        </w:tc>
        <w:tc>
          <w:tcPr>
            <w:tcW w:w="0" w:type="auto"/>
          </w:tcPr>
          <w:p w:rsidR="00BB4D51" w:rsidP="003D5306" w:rsidRDefault="00782F53" w14:paraId="22C8305D" w14:textId="40D4C8EA">
            <w:r>
              <w:t>Testing – Spending Agent</w:t>
            </w:r>
          </w:p>
        </w:tc>
        <w:tc>
          <w:tcPr>
            <w:tcW w:w="0" w:type="auto"/>
          </w:tcPr>
          <w:p w:rsidRPr="0065149B" w:rsidR="00EE5048" w:rsidP="0065149B" w:rsidRDefault="00EE5048" w14:paraId="7F862C3A" w14:textId="77777777">
            <w:pPr>
              <w:numPr>
                <w:ilvl w:val="0"/>
                <w:numId w:val="34"/>
              </w:numPr>
              <w:rPr>
                <w:rFonts w:cs="Arial"/>
              </w:rPr>
            </w:pPr>
            <w:r w:rsidRPr="0065149B">
              <w:rPr>
                <w:rFonts w:cs="Arial"/>
              </w:rPr>
              <w:t>Prompt testing</w:t>
            </w:r>
          </w:p>
          <w:p w:rsidRPr="00C526D6" w:rsidR="00EE5048" w:rsidP="0065149B" w:rsidRDefault="00EE5048" w14:paraId="062B1ED1" w14:textId="77777777">
            <w:pPr>
              <w:pStyle w:val="NormalWeb"/>
              <w:numPr>
                <w:ilvl w:val="0"/>
                <w:numId w:val="34"/>
              </w:numPr>
              <w:shd w:val="clear" w:color="auto" w:fill="FCFCFC"/>
              <w:spacing w:before="0" w:beforeAutospacing="0" w:after="0" w:afterAutospacing="0"/>
              <w:rPr>
                <w:rFonts w:ascii="Arial" w:hAnsi="Arial" w:cs="Arial"/>
              </w:rPr>
            </w:pPr>
            <w:r w:rsidRPr="00C526D6">
              <w:rPr>
                <w:rFonts w:ascii="Arial" w:hAnsi="Arial" w:cs="Arial"/>
              </w:rPr>
              <w:t>Unit tests</w:t>
            </w:r>
          </w:p>
          <w:p w:rsidRPr="00C526D6" w:rsidR="0065149B" w:rsidP="0065149B" w:rsidRDefault="0065149B" w14:paraId="7E7880AB" w14:textId="77777777">
            <w:pPr>
              <w:pStyle w:val="NormalWeb"/>
              <w:numPr>
                <w:ilvl w:val="0"/>
                <w:numId w:val="34"/>
              </w:numPr>
              <w:shd w:val="clear" w:color="auto" w:fill="FCFCFC"/>
              <w:spacing w:before="0" w:beforeAutospacing="0" w:after="0" w:afterAutospacing="0"/>
              <w:rPr>
                <w:rFonts w:ascii="Arial" w:hAnsi="Arial" w:cs="Arial"/>
              </w:rPr>
            </w:pPr>
            <w:r w:rsidRPr="00C526D6">
              <w:rPr>
                <w:rFonts w:ascii="Arial" w:hAnsi="Arial" w:cs="Arial"/>
              </w:rPr>
              <w:t>Prompt injection testing</w:t>
            </w:r>
          </w:p>
          <w:p w:rsidRPr="00C526D6" w:rsidR="0065149B" w:rsidP="0065149B" w:rsidRDefault="0065149B" w14:paraId="5789EA2D" w14:textId="28BBFD43">
            <w:pPr>
              <w:pStyle w:val="NormalWeb"/>
              <w:numPr>
                <w:ilvl w:val="0"/>
                <w:numId w:val="34"/>
              </w:numPr>
              <w:shd w:val="clear" w:color="auto" w:fill="FCFCFC"/>
              <w:spacing w:before="0" w:beforeAutospacing="0" w:after="0" w:afterAutospacing="0"/>
              <w:rPr>
                <w:rFonts w:ascii="Arial" w:hAnsi="Arial" w:cs="Arial"/>
              </w:rPr>
            </w:pPr>
            <w:r w:rsidRPr="00C526D6">
              <w:rPr>
                <w:rFonts w:ascii="Arial" w:hAnsi="Arial" w:cs="Arial"/>
              </w:rPr>
              <w:t>Guardrail validation</w:t>
            </w:r>
          </w:p>
          <w:p w:rsidRPr="003D5306" w:rsidR="00BB4D51" w:rsidP="003D5306" w:rsidRDefault="00BB4D51" w14:paraId="74F41DBF" w14:textId="77777777"/>
        </w:tc>
        <w:tc>
          <w:tcPr>
            <w:tcW w:w="0" w:type="auto"/>
          </w:tcPr>
          <w:p w:rsidR="00BB4D51" w:rsidP="003D5306" w:rsidRDefault="00262A5A" w14:paraId="542630E8" w14:textId="78B964EB">
            <w:pPr>
              <w:rPr>
                <w:lang w:eastAsia="zh-CN"/>
              </w:rPr>
            </w:pPr>
            <w:r>
              <w:rPr>
                <w:lang w:eastAsia="zh-CN"/>
              </w:rPr>
              <w:t>Lai Xin Kai</w:t>
            </w:r>
          </w:p>
        </w:tc>
        <w:tc>
          <w:tcPr>
            <w:tcW w:w="0" w:type="auto"/>
          </w:tcPr>
          <w:p w:rsidRPr="003D5306" w:rsidR="00BB4D51" w:rsidP="003D5306" w:rsidRDefault="00F218CB" w14:paraId="582F0C52" w14:textId="6B8E9B4B">
            <w:r>
              <w:t>3</w:t>
            </w:r>
          </w:p>
        </w:tc>
      </w:tr>
      <w:tr w:rsidRPr="003D5306" w:rsidR="003D5306" w:rsidTr="003D5306" w14:paraId="30C838A0" w14:textId="77777777">
        <w:tc>
          <w:tcPr>
            <w:tcW w:w="0" w:type="auto"/>
          </w:tcPr>
          <w:p w:rsidRPr="003D5306" w:rsidR="003D5306" w:rsidP="003D5306" w:rsidRDefault="00DB50A1" w14:paraId="4D85FFF9" w14:textId="780B0A96">
            <w:r>
              <w:t>8</w:t>
            </w:r>
          </w:p>
        </w:tc>
        <w:tc>
          <w:tcPr>
            <w:tcW w:w="0" w:type="auto"/>
            <w:hideMark/>
          </w:tcPr>
          <w:p w:rsidRPr="003D5306" w:rsidR="003D5306" w:rsidP="003D5306" w:rsidRDefault="00475F7D" w14:paraId="74C67D1C" w14:textId="5AA20A30">
            <w:pPr>
              <w:spacing w:after="160" w:line="259" w:lineRule="auto"/>
            </w:pPr>
            <w:r>
              <w:t>Budget Agent</w:t>
            </w:r>
          </w:p>
        </w:tc>
        <w:tc>
          <w:tcPr>
            <w:tcW w:w="0" w:type="auto"/>
            <w:hideMark/>
          </w:tcPr>
          <w:p w:rsidRPr="003D5306" w:rsidR="003D5306" w:rsidP="003D5306" w:rsidRDefault="0012162B" w14:paraId="7DBA8CAF" w14:textId="156DAA48">
            <w:pPr>
              <w:spacing w:after="160" w:line="259" w:lineRule="auto"/>
            </w:pPr>
            <w:r w:rsidRPr="0012162B">
              <w:t>LLM reasoning constrained by predefined budgeting rules.</w:t>
            </w:r>
          </w:p>
        </w:tc>
        <w:tc>
          <w:tcPr>
            <w:tcW w:w="0" w:type="auto"/>
          </w:tcPr>
          <w:p w:rsidRPr="003D5306" w:rsidR="003D5306" w:rsidP="003D5306" w:rsidRDefault="009A2B60" w14:paraId="4214B4CB" w14:textId="2C47AC6E">
            <w:r>
              <w:rPr>
                <w:rFonts w:hint="eastAsia"/>
                <w:lang w:eastAsia="zh-CN"/>
              </w:rPr>
              <w:t>Tan Sean Leng</w:t>
            </w:r>
          </w:p>
        </w:tc>
        <w:tc>
          <w:tcPr>
            <w:tcW w:w="0" w:type="auto"/>
            <w:hideMark/>
          </w:tcPr>
          <w:p w:rsidRPr="003D5306" w:rsidR="003D5306" w:rsidP="003D5306" w:rsidRDefault="00F218CB" w14:paraId="78B41CF7" w14:textId="5A8B044E">
            <w:pPr>
              <w:spacing w:after="160" w:line="259" w:lineRule="auto"/>
            </w:pPr>
            <w:r>
              <w:t>4</w:t>
            </w:r>
          </w:p>
        </w:tc>
      </w:tr>
      <w:tr w:rsidRPr="003D5306" w:rsidR="006E1E65" w:rsidTr="00482ABD" w14:paraId="70ECE97A" w14:textId="77777777">
        <w:tc>
          <w:tcPr>
            <w:tcW w:w="0" w:type="auto"/>
          </w:tcPr>
          <w:p w:rsidR="006E1E65" w:rsidDel="008C7499" w:rsidP="003D5306" w:rsidRDefault="00DB50A1" w14:paraId="4F5A74EA" w14:textId="2A62F3B0">
            <w:r>
              <w:t>9</w:t>
            </w:r>
          </w:p>
        </w:tc>
        <w:tc>
          <w:tcPr>
            <w:tcW w:w="0" w:type="auto"/>
          </w:tcPr>
          <w:p w:rsidRPr="003D5306" w:rsidR="006E1E65" w:rsidDel="00475F7D" w:rsidP="003D5306" w:rsidRDefault="006E1E65" w14:paraId="5C440D59" w14:textId="0B5E0880">
            <w:r>
              <w:t>Budget Dashboard UI</w:t>
            </w:r>
          </w:p>
        </w:tc>
        <w:tc>
          <w:tcPr>
            <w:tcW w:w="0" w:type="auto"/>
          </w:tcPr>
          <w:p w:rsidRPr="003D5306" w:rsidR="006E1E65" w:rsidP="003D5306" w:rsidRDefault="00EE23D7" w14:paraId="39C0EF17" w14:textId="30FBFBE9">
            <w:r>
              <w:t>Dashboard display user budget</w:t>
            </w:r>
          </w:p>
        </w:tc>
        <w:tc>
          <w:tcPr>
            <w:tcW w:w="0" w:type="auto"/>
          </w:tcPr>
          <w:p w:rsidR="006E1E65" w:rsidP="003D5306" w:rsidRDefault="00262A5A" w14:paraId="39A12471" w14:textId="077DA02E">
            <w:pPr>
              <w:rPr>
                <w:lang w:eastAsia="zh-CN"/>
              </w:rPr>
            </w:pPr>
            <w:r>
              <w:rPr>
                <w:rFonts w:hint="eastAsia"/>
                <w:lang w:eastAsia="zh-CN"/>
              </w:rPr>
              <w:t>Tan Sean Leng</w:t>
            </w:r>
          </w:p>
        </w:tc>
        <w:tc>
          <w:tcPr>
            <w:tcW w:w="0" w:type="auto"/>
          </w:tcPr>
          <w:p w:rsidRPr="003D5306" w:rsidR="006E1E65" w:rsidP="003D5306" w:rsidRDefault="00F218CB" w14:paraId="75FFC9C8" w14:textId="19EFD2DA">
            <w:r>
              <w:t>3</w:t>
            </w:r>
          </w:p>
        </w:tc>
      </w:tr>
      <w:tr w:rsidRPr="003D5306" w:rsidR="00BB4D51" w:rsidTr="00482ABD" w14:paraId="7C97A309" w14:textId="77777777">
        <w:tc>
          <w:tcPr>
            <w:tcW w:w="0" w:type="auto"/>
          </w:tcPr>
          <w:p w:rsidR="00BB4D51" w:rsidP="003D5306" w:rsidRDefault="00BB4D51" w14:paraId="172F289C" w14:textId="77777777"/>
        </w:tc>
        <w:tc>
          <w:tcPr>
            <w:tcW w:w="0" w:type="auto"/>
          </w:tcPr>
          <w:p w:rsidR="00BB4D51" w:rsidP="003D5306" w:rsidRDefault="00782F53" w14:paraId="0735B122" w14:textId="66CEB2D5">
            <w:r>
              <w:t>Testing Budget Agent</w:t>
            </w:r>
          </w:p>
        </w:tc>
        <w:tc>
          <w:tcPr>
            <w:tcW w:w="0" w:type="auto"/>
          </w:tcPr>
          <w:p w:rsidRPr="0065149B" w:rsidR="0065149B" w:rsidP="0065149B" w:rsidRDefault="0065149B" w14:paraId="064028CB" w14:textId="77777777">
            <w:pPr>
              <w:numPr>
                <w:ilvl w:val="0"/>
                <w:numId w:val="34"/>
              </w:numPr>
              <w:rPr>
                <w:rFonts w:cs="Arial"/>
              </w:rPr>
            </w:pPr>
            <w:r w:rsidRPr="0065149B">
              <w:rPr>
                <w:rFonts w:cs="Arial"/>
              </w:rPr>
              <w:t>Prompt testing</w:t>
            </w:r>
          </w:p>
          <w:p w:rsidRPr="00AE0DE0" w:rsidR="0065149B" w:rsidP="0065149B" w:rsidRDefault="0065149B" w14:paraId="66699A68"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Unit tests</w:t>
            </w:r>
          </w:p>
          <w:p w:rsidRPr="00AE0DE0" w:rsidR="0065149B" w:rsidP="0065149B" w:rsidRDefault="0065149B" w14:paraId="7C557D7E"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Prompt injection testing</w:t>
            </w:r>
          </w:p>
          <w:p w:rsidRPr="00AE0DE0" w:rsidR="0065149B" w:rsidP="0065149B" w:rsidRDefault="0065149B" w14:paraId="76BC3252"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Guardrail validation</w:t>
            </w:r>
          </w:p>
          <w:p w:rsidRPr="003D5306" w:rsidR="00BB4D51" w:rsidP="003D5306" w:rsidRDefault="00BB4D51" w14:paraId="31D90B44" w14:textId="77777777"/>
        </w:tc>
        <w:tc>
          <w:tcPr>
            <w:tcW w:w="0" w:type="auto"/>
          </w:tcPr>
          <w:p w:rsidR="00BB4D51" w:rsidP="003D5306" w:rsidRDefault="00262A5A" w14:paraId="6E920618" w14:textId="52A4053B">
            <w:pPr>
              <w:rPr>
                <w:lang w:eastAsia="zh-CN"/>
              </w:rPr>
            </w:pPr>
            <w:r>
              <w:rPr>
                <w:rFonts w:hint="eastAsia"/>
                <w:lang w:eastAsia="zh-CN"/>
              </w:rPr>
              <w:t>Tan Sean Leng</w:t>
            </w:r>
          </w:p>
        </w:tc>
        <w:tc>
          <w:tcPr>
            <w:tcW w:w="0" w:type="auto"/>
          </w:tcPr>
          <w:p w:rsidRPr="003D5306" w:rsidR="00BB4D51" w:rsidP="003D5306" w:rsidRDefault="00F218CB" w14:paraId="7300B11D" w14:textId="5AE695C1">
            <w:r>
              <w:t>3</w:t>
            </w:r>
          </w:p>
        </w:tc>
      </w:tr>
      <w:tr w:rsidRPr="003D5306" w:rsidR="003D5306" w:rsidTr="003D5306" w14:paraId="609A80D3" w14:textId="77777777">
        <w:tc>
          <w:tcPr>
            <w:tcW w:w="0" w:type="auto"/>
          </w:tcPr>
          <w:p w:rsidRPr="003D5306" w:rsidR="003D5306" w:rsidP="003D5306" w:rsidRDefault="00DB50A1" w14:paraId="7FF8450D" w14:textId="2B2A53A4">
            <w:r>
              <w:t>10</w:t>
            </w:r>
          </w:p>
        </w:tc>
        <w:tc>
          <w:tcPr>
            <w:tcW w:w="0" w:type="auto"/>
            <w:hideMark/>
          </w:tcPr>
          <w:p w:rsidRPr="003D5306" w:rsidR="003D5306" w:rsidP="003D5306" w:rsidRDefault="00475F7D" w14:paraId="0C312693" w14:textId="11D778FF">
            <w:pPr>
              <w:spacing w:after="160" w:line="259" w:lineRule="auto"/>
            </w:pPr>
            <w:r>
              <w:t>Goal Strategy Agent</w:t>
            </w:r>
          </w:p>
        </w:tc>
        <w:tc>
          <w:tcPr>
            <w:tcW w:w="0" w:type="auto"/>
            <w:hideMark/>
          </w:tcPr>
          <w:p w:rsidRPr="003D5306" w:rsidR="003D5306" w:rsidP="003D5306" w:rsidRDefault="006648D7" w14:paraId="54A17DB6" w14:textId="12498DE1">
            <w:pPr>
              <w:spacing w:after="160" w:line="259" w:lineRule="auto"/>
            </w:pPr>
            <w:r w:rsidRPr="006648D7">
              <w:t>Goal decomposition using LLM reasoning.</w:t>
            </w:r>
          </w:p>
        </w:tc>
        <w:tc>
          <w:tcPr>
            <w:tcW w:w="0" w:type="auto"/>
          </w:tcPr>
          <w:p w:rsidRPr="003D5306" w:rsidR="003D5306" w:rsidP="003D5306" w:rsidRDefault="009A2B60" w14:paraId="5FC7ACE4" w14:textId="2BA0BC38">
            <w:r>
              <w:rPr>
                <w:rFonts w:hint="eastAsia"/>
                <w:lang w:eastAsia="zh-CN"/>
              </w:rPr>
              <w:t>Lim Keng Yen Bernard</w:t>
            </w:r>
          </w:p>
        </w:tc>
        <w:tc>
          <w:tcPr>
            <w:tcW w:w="0" w:type="auto"/>
            <w:hideMark/>
          </w:tcPr>
          <w:p w:rsidRPr="003D5306" w:rsidR="003D5306" w:rsidP="003D5306" w:rsidRDefault="00C526D6" w14:paraId="5260A4AE" w14:textId="07DBE452">
            <w:pPr>
              <w:spacing w:after="160" w:line="259" w:lineRule="auto"/>
              <w:rPr>
                <w:lang w:eastAsia="zh-CN"/>
              </w:rPr>
            </w:pPr>
            <w:r>
              <w:rPr>
                <w:lang w:eastAsia="zh-CN"/>
              </w:rPr>
              <w:t>4</w:t>
            </w:r>
          </w:p>
        </w:tc>
      </w:tr>
      <w:tr w:rsidRPr="003D5306" w:rsidR="00946F2A" w:rsidTr="00482ABD" w14:paraId="62A8683E" w14:textId="77777777">
        <w:tc>
          <w:tcPr>
            <w:tcW w:w="0" w:type="auto"/>
          </w:tcPr>
          <w:p w:rsidR="00946F2A" w:rsidDel="008C7499" w:rsidP="003D5306" w:rsidRDefault="00A818F6" w14:paraId="541BC181" w14:textId="7D16A189">
            <w:r>
              <w:t>1</w:t>
            </w:r>
            <w:r w:rsidR="00DB50A1">
              <w:t>1</w:t>
            </w:r>
          </w:p>
        </w:tc>
        <w:tc>
          <w:tcPr>
            <w:tcW w:w="0" w:type="auto"/>
          </w:tcPr>
          <w:p w:rsidR="00946F2A" w:rsidP="003D5306" w:rsidRDefault="00946F2A" w14:paraId="47DB4DA6" w14:textId="787583F8">
            <w:r>
              <w:t xml:space="preserve">Overall </w:t>
            </w:r>
            <w:r w:rsidR="00152B05">
              <w:t xml:space="preserve">Angular </w:t>
            </w:r>
            <w:r>
              <w:t>Chatbot UI</w:t>
            </w:r>
          </w:p>
        </w:tc>
        <w:tc>
          <w:tcPr>
            <w:tcW w:w="0" w:type="auto"/>
          </w:tcPr>
          <w:p w:rsidRPr="003D5306" w:rsidR="00946F2A" w:rsidP="003D5306" w:rsidRDefault="00B609C0" w14:paraId="433EC6B3" w14:textId="6B6C3FC4">
            <w:r>
              <w:t>Main screen with Chatbot</w:t>
            </w:r>
          </w:p>
        </w:tc>
        <w:tc>
          <w:tcPr>
            <w:tcW w:w="0" w:type="auto"/>
          </w:tcPr>
          <w:p w:rsidR="00946F2A" w:rsidP="003D5306" w:rsidRDefault="00262A5A" w14:paraId="5A59A25C" w14:textId="51C723A5">
            <w:pPr>
              <w:rPr>
                <w:lang w:eastAsia="zh-CN"/>
              </w:rPr>
            </w:pPr>
            <w:r>
              <w:rPr>
                <w:rFonts w:hint="eastAsia"/>
                <w:lang w:eastAsia="zh-CN"/>
              </w:rPr>
              <w:t>Lim Keng Yen Bernard</w:t>
            </w:r>
          </w:p>
        </w:tc>
        <w:tc>
          <w:tcPr>
            <w:tcW w:w="0" w:type="auto"/>
          </w:tcPr>
          <w:p w:rsidRPr="003D5306" w:rsidR="00946F2A" w:rsidP="003D5306" w:rsidRDefault="00C526D6" w14:paraId="3BB67B63" w14:textId="4DE9445B">
            <w:pPr>
              <w:rPr>
                <w:lang w:eastAsia="zh-CN"/>
              </w:rPr>
            </w:pPr>
            <w:r>
              <w:rPr>
                <w:lang w:eastAsia="zh-CN"/>
              </w:rPr>
              <w:t>3</w:t>
            </w:r>
          </w:p>
        </w:tc>
      </w:tr>
      <w:tr w:rsidRPr="003D5306" w:rsidR="005F7930" w:rsidTr="00482ABD" w14:paraId="6DA2AFAC" w14:textId="77777777">
        <w:tc>
          <w:tcPr>
            <w:tcW w:w="0" w:type="auto"/>
          </w:tcPr>
          <w:p w:rsidR="005F7930" w:rsidP="003D5306" w:rsidRDefault="00DB50A1" w14:paraId="510157D6" w14:textId="0FB87EE6">
            <w:r>
              <w:t>12</w:t>
            </w:r>
          </w:p>
        </w:tc>
        <w:tc>
          <w:tcPr>
            <w:tcW w:w="0" w:type="auto"/>
          </w:tcPr>
          <w:p w:rsidR="005F7930" w:rsidP="003D5306" w:rsidRDefault="00782F53" w14:paraId="3B9388AE" w14:textId="159ABB0D">
            <w:r>
              <w:t>Testing – Goal Strategy Agent</w:t>
            </w:r>
          </w:p>
        </w:tc>
        <w:tc>
          <w:tcPr>
            <w:tcW w:w="0" w:type="auto"/>
          </w:tcPr>
          <w:p w:rsidRPr="0065149B" w:rsidR="0065149B" w:rsidP="0065149B" w:rsidRDefault="0065149B" w14:paraId="5EBA45D0" w14:textId="77777777">
            <w:pPr>
              <w:numPr>
                <w:ilvl w:val="0"/>
                <w:numId w:val="34"/>
              </w:numPr>
              <w:rPr>
                <w:rFonts w:cs="Arial"/>
              </w:rPr>
            </w:pPr>
            <w:r w:rsidRPr="0065149B">
              <w:rPr>
                <w:rFonts w:cs="Arial"/>
              </w:rPr>
              <w:t>Prompt testing</w:t>
            </w:r>
          </w:p>
          <w:p w:rsidRPr="00AE0DE0" w:rsidR="0065149B" w:rsidP="0065149B" w:rsidRDefault="0065149B" w14:paraId="2B1529CF"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Unit tests</w:t>
            </w:r>
          </w:p>
          <w:p w:rsidRPr="00AE0DE0" w:rsidR="0065149B" w:rsidP="0065149B" w:rsidRDefault="0065149B" w14:paraId="65F1BD98"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Prompt injection testing</w:t>
            </w:r>
          </w:p>
          <w:p w:rsidRPr="00AE0DE0" w:rsidR="0065149B" w:rsidP="0065149B" w:rsidRDefault="0065149B" w14:paraId="0603506E"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Guardrail validation</w:t>
            </w:r>
          </w:p>
          <w:p w:rsidRPr="003D5306" w:rsidR="005F7930" w:rsidP="003D5306" w:rsidRDefault="005F7930" w14:paraId="25EF502E" w14:textId="77777777"/>
        </w:tc>
        <w:tc>
          <w:tcPr>
            <w:tcW w:w="0" w:type="auto"/>
          </w:tcPr>
          <w:p w:rsidR="005F7930" w:rsidP="003D5306" w:rsidRDefault="00262A5A" w14:paraId="68E3CDCC" w14:textId="00AFDB0E">
            <w:pPr>
              <w:rPr>
                <w:lang w:eastAsia="zh-CN"/>
              </w:rPr>
            </w:pPr>
            <w:r>
              <w:rPr>
                <w:rFonts w:hint="eastAsia"/>
                <w:lang w:eastAsia="zh-CN"/>
              </w:rPr>
              <w:t>Lim Keng Yen Bernard</w:t>
            </w:r>
          </w:p>
        </w:tc>
        <w:tc>
          <w:tcPr>
            <w:tcW w:w="0" w:type="auto"/>
          </w:tcPr>
          <w:p w:rsidRPr="003D5306" w:rsidR="005F7930" w:rsidP="003D5306" w:rsidRDefault="00C526D6" w14:paraId="065B0A31" w14:textId="2A9C27B4">
            <w:pPr>
              <w:rPr>
                <w:lang w:eastAsia="zh-CN"/>
              </w:rPr>
            </w:pPr>
            <w:r>
              <w:rPr>
                <w:lang w:eastAsia="zh-CN"/>
              </w:rPr>
              <w:t>3</w:t>
            </w:r>
          </w:p>
        </w:tc>
      </w:tr>
      <w:tr w:rsidRPr="003D5306" w:rsidR="003D5306" w:rsidTr="003D5306" w14:paraId="74A15F47" w14:textId="77777777">
        <w:tc>
          <w:tcPr>
            <w:tcW w:w="0" w:type="auto"/>
          </w:tcPr>
          <w:p w:rsidRPr="003D5306" w:rsidR="003D5306" w:rsidP="003D5306" w:rsidRDefault="00A818F6" w14:paraId="34CDFB0C" w14:textId="2AD4AFE8">
            <w:r>
              <w:t>1</w:t>
            </w:r>
            <w:r w:rsidR="00DB50A1">
              <w:t>3</w:t>
            </w:r>
          </w:p>
        </w:tc>
        <w:tc>
          <w:tcPr>
            <w:tcW w:w="0" w:type="auto"/>
            <w:hideMark/>
          </w:tcPr>
          <w:p w:rsidRPr="003D5306" w:rsidR="003D5306" w:rsidP="003D5306" w:rsidRDefault="00475F7D" w14:paraId="224D01C9" w14:textId="3C6D0F7A">
            <w:pPr>
              <w:spacing w:after="160" w:line="259" w:lineRule="auto"/>
            </w:pPr>
            <w:r>
              <w:t>Investment Education</w:t>
            </w:r>
            <w:r w:rsidRPr="003D5306" w:rsidR="003D5306">
              <w:t xml:space="preserve"> Agent</w:t>
            </w:r>
          </w:p>
        </w:tc>
        <w:tc>
          <w:tcPr>
            <w:tcW w:w="0" w:type="auto"/>
            <w:hideMark/>
          </w:tcPr>
          <w:p w:rsidRPr="006648D7" w:rsidR="006648D7" w:rsidP="006648D7" w:rsidRDefault="006648D7" w14:paraId="547F19DE" w14:textId="77777777">
            <w:pPr>
              <w:spacing w:after="160" w:line="259" w:lineRule="auto"/>
            </w:pPr>
            <w:r w:rsidRPr="006648D7">
              <w:t>RAG + LLM</w:t>
            </w:r>
          </w:p>
          <w:p w:rsidRPr="003D5306" w:rsidR="003D5306" w:rsidP="003D5306" w:rsidRDefault="006648D7" w14:paraId="7F4A3B68" w14:textId="3EF79E00">
            <w:pPr>
              <w:spacing w:after="160" w:line="259" w:lineRule="auto"/>
            </w:pPr>
            <w:r w:rsidRPr="006648D7">
              <w:t>Uses trusted financial resources.</w:t>
            </w:r>
          </w:p>
        </w:tc>
        <w:tc>
          <w:tcPr>
            <w:tcW w:w="0" w:type="auto"/>
          </w:tcPr>
          <w:p w:rsidRPr="003D5306" w:rsidR="003D5306" w:rsidP="003D5306" w:rsidRDefault="009A2B60" w14:paraId="6AC60478" w14:textId="29FCD658">
            <w:r>
              <w:rPr>
                <w:rFonts w:hint="eastAsia"/>
                <w:lang w:eastAsia="zh-CN"/>
              </w:rPr>
              <w:t>Mar Wen Hee</w:t>
            </w:r>
          </w:p>
        </w:tc>
        <w:tc>
          <w:tcPr>
            <w:tcW w:w="0" w:type="auto"/>
            <w:hideMark/>
          </w:tcPr>
          <w:p w:rsidRPr="003D5306" w:rsidR="003D5306" w:rsidP="003D5306" w:rsidRDefault="00E57FA4" w14:paraId="5DD5F83F" w14:textId="7DDB71A2">
            <w:pPr>
              <w:spacing w:after="160" w:line="259" w:lineRule="auto"/>
              <w:rPr>
                <w:lang w:eastAsia="zh-CN"/>
              </w:rPr>
            </w:pPr>
            <w:r>
              <w:rPr>
                <w:lang w:eastAsia="zh-CN"/>
              </w:rPr>
              <w:t>5</w:t>
            </w:r>
          </w:p>
        </w:tc>
      </w:tr>
      <w:tr w:rsidRPr="003D5306" w:rsidR="0014663E" w:rsidTr="00482ABD" w14:paraId="2E337CA8" w14:textId="77777777">
        <w:tc>
          <w:tcPr>
            <w:tcW w:w="0" w:type="auto"/>
          </w:tcPr>
          <w:p w:rsidR="0014663E" w:rsidDel="008C7499" w:rsidP="003D5306" w:rsidRDefault="00A818F6" w14:paraId="7DE4D8F9" w14:textId="42AED110">
            <w:r>
              <w:t>1</w:t>
            </w:r>
            <w:r w:rsidR="00DB50A1">
              <w:t>4</w:t>
            </w:r>
          </w:p>
        </w:tc>
        <w:tc>
          <w:tcPr>
            <w:tcW w:w="0" w:type="auto"/>
          </w:tcPr>
          <w:p w:rsidRPr="003D5306" w:rsidR="0014663E" w:rsidDel="00475F7D" w:rsidP="003D5306" w:rsidRDefault="0014663E" w14:paraId="4F64D28D" w14:textId="68B99028">
            <w:r>
              <w:t>RAG Setup</w:t>
            </w:r>
          </w:p>
        </w:tc>
        <w:tc>
          <w:tcPr>
            <w:tcW w:w="0" w:type="auto"/>
          </w:tcPr>
          <w:p w:rsidR="0014663E" w:rsidP="00387D1F" w:rsidRDefault="00387D1F" w14:paraId="1DFFB20C" w14:textId="2661F693">
            <w:pPr>
              <w:pStyle w:val="ListParagraph"/>
              <w:numPr>
                <w:ilvl w:val="0"/>
                <w:numId w:val="33"/>
              </w:numPr>
            </w:pPr>
            <w:r>
              <w:t>Prepare trusted documents</w:t>
            </w:r>
            <w:r w:rsidR="00054754">
              <w:t xml:space="preserve"> and store in S3</w:t>
            </w:r>
          </w:p>
          <w:p w:rsidRPr="003D5306" w:rsidR="00387D1F" w:rsidP="00C526D6" w:rsidRDefault="00054754" w14:paraId="69EE3C11" w14:textId="2C098B98">
            <w:pPr>
              <w:pStyle w:val="ListParagraph"/>
              <w:numPr>
                <w:ilvl w:val="0"/>
                <w:numId w:val="33"/>
              </w:numPr>
            </w:pPr>
            <w:r>
              <w:t>Create embeddings</w:t>
            </w:r>
          </w:p>
        </w:tc>
        <w:tc>
          <w:tcPr>
            <w:tcW w:w="0" w:type="auto"/>
          </w:tcPr>
          <w:p w:rsidR="0014663E" w:rsidP="003D5306" w:rsidRDefault="00262A5A" w14:paraId="73835800" w14:textId="782E20BD">
            <w:pPr>
              <w:rPr>
                <w:lang w:eastAsia="zh-CN"/>
              </w:rPr>
            </w:pPr>
            <w:r>
              <w:rPr>
                <w:rFonts w:hint="eastAsia"/>
                <w:lang w:eastAsia="zh-CN"/>
              </w:rPr>
              <w:t>Mar Wen Hee</w:t>
            </w:r>
          </w:p>
        </w:tc>
        <w:tc>
          <w:tcPr>
            <w:tcW w:w="0" w:type="auto"/>
          </w:tcPr>
          <w:p w:rsidRPr="003D5306" w:rsidR="0014663E" w:rsidP="003D5306" w:rsidRDefault="00E57FA4" w14:paraId="10D3F38F" w14:textId="3835626E">
            <w:pPr>
              <w:rPr>
                <w:lang w:eastAsia="zh-CN"/>
              </w:rPr>
            </w:pPr>
            <w:r>
              <w:rPr>
                <w:lang w:eastAsia="zh-CN"/>
              </w:rPr>
              <w:t>2</w:t>
            </w:r>
          </w:p>
        </w:tc>
      </w:tr>
      <w:tr w:rsidRPr="003D5306" w:rsidR="005F7930" w:rsidTr="00482ABD" w14:paraId="2D14CE8C" w14:textId="77777777">
        <w:tc>
          <w:tcPr>
            <w:tcW w:w="0" w:type="auto"/>
          </w:tcPr>
          <w:p w:rsidR="005F7930" w:rsidP="003D5306" w:rsidRDefault="00DB50A1" w14:paraId="5833F83D" w14:textId="68987EE8">
            <w:r>
              <w:t>15</w:t>
            </w:r>
          </w:p>
        </w:tc>
        <w:tc>
          <w:tcPr>
            <w:tcW w:w="0" w:type="auto"/>
          </w:tcPr>
          <w:p w:rsidR="005F7930" w:rsidP="003D5306" w:rsidRDefault="002A2375" w14:paraId="5CC71014" w14:textId="63C1266A">
            <w:r>
              <w:t>Testing Investment Education Agent</w:t>
            </w:r>
          </w:p>
        </w:tc>
        <w:tc>
          <w:tcPr>
            <w:tcW w:w="0" w:type="auto"/>
          </w:tcPr>
          <w:p w:rsidRPr="0065149B" w:rsidR="0065149B" w:rsidP="00C526D6" w:rsidRDefault="0065149B" w14:paraId="401EC198" w14:textId="77777777">
            <w:pPr>
              <w:numPr>
                <w:ilvl w:val="0"/>
                <w:numId w:val="39"/>
              </w:numPr>
              <w:rPr>
                <w:rFonts w:cs="Arial"/>
              </w:rPr>
            </w:pPr>
            <w:r w:rsidRPr="0065149B">
              <w:rPr>
                <w:rFonts w:cs="Arial"/>
              </w:rPr>
              <w:t>Prompt testing</w:t>
            </w:r>
          </w:p>
          <w:p w:rsidRPr="00AE0DE0" w:rsidR="0065149B" w:rsidP="00C526D6" w:rsidRDefault="0065149B" w14:paraId="76F5AB79" w14:textId="77777777">
            <w:pPr>
              <w:pStyle w:val="NormalWeb"/>
              <w:numPr>
                <w:ilvl w:val="0"/>
                <w:numId w:val="39"/>
              </w:numPr>
              <w:shd w:val="clear" w:color="auto" w:fill="FCFCFC"/>
              <w:spacing w:before="0" w:beforeAutospacing="0" w:after="0" w:afterAutospacing="0"/>
              <w:rPr>
                <w:rFonts w:ascii="Arial" w:hAnsi="Arial" w:cs="Arial"/>
              </w:rPr>
            </w:pPr>
            <w:r w:rsidRPr="00AE0DE0">
              <w:rPr>
                <w:rFonts w:ascii="Arial" w:hAnsi="Arial" w:cs="Arial"/>
              </w:rPr>
              <w:t>Unit tests</w:t>
            </w:r>
          </w:p>
          <w:p w:rsidRPr="00AE0DE0" w:rsidR="0065149B" w:rsidP="00C526D6" w:rsidRDefault="0065149B" w14:paraId="49C03732" w14:textId="77777777">
            <w:pPr>
              <w:pStyle w:val="NormalWeb"/>
              <w:numPr>
                <w:ilvl w:val="0"/>
                <w:numId w:val="39"/>
              </w:numPr>
              <w:shd w:val="clear" w:color="auto" w:fill="FCFCFC"/>
              <w:spacing w:before="0" w:beforeAutospacing="0" w:after="0" w:afterAutospacing="0"/>
              <w:rPr>
                <w:rFonts w:ascii="Arial" w:hAnsi="Arial" w:cs="Arial"/>
              </w:rPr>
            </w:pPr>
            <w:r w:rsidRPr="00AE0DE0">
              <w:rPr>
                <w:rFonts w:ascii="Arial" w:hAnsi="Arial" w:cs="Arial"/>
              </w:rPr>
              <w:t>Prompt injection testing</w:t>
            </w:r>
          </w:p>
          <w:p w:rsidRPr="00AE0DE0" w:rsidR="0065149B" w:rsidP="00C526D6" w:rsidRDefault="0065149B" w14:paraId="6E1244EA" w14:textId="77777777">
            <w:pPr>
              <w:pStyle w:val="NormalWeb"/>
              <w:numPr>
                <w:ilvl w:val="0"/>
                <w:numId w:val="39"/>
              </w:numPr>
              <w:shd w:val="clear" w:color="auto" w:fill="FCFCFC"/>
              <w:spacing w:before="0" w:beforeAutospacing="0" w:after="0" w:afterAutospacing="0"/>
              <w:rPr>
                <w:rFonts w:ascii="Arial" w:hAnsi="Arial" w:cs="Arial"/>
              </w:rPr>
            </w:pPr>
            <w:r w:rsidRPr="00AE0DE0">
              <w:rPr>
                <w:rFonts w:ascii="Arial" w:hAnsi="Arial" w:cs="Arial"/>
              </w:rPr>
              <w:t>Guardrail validation</w:t>
            </w:r>
          </w:p>
          <w:p w:rsidRPr="003D5306" w:rsidR="005F7930" w:rsidP="003D5306" w:rsidRDefault="005F7930" w14:paraId="5BC0B9E3" w14:textId="77777777"/>
        </w:tc>
        <w:tc>
          <w:tcPr>
            <w:tcW w:w="0" w:type="auto"/>
          </w:tcPr>
          <w:p w:rsidR="005F7930" w:rsidP="003D5306" w:rsidRDefault="00262A5A" w14:paraId="0BA82584" w14:textId="0D666698">
            <w:pPr>
              <w:rPr>
                <w:lang w:eastAsia="zh-CN"/>
              </w:rPr>
            </w:pPr>
            <w:r>
              <w:rPr>
                <w:rFonts w:hint="eastAsia"/>
                <w:lang w:eastAsia="zh-CN"/>
              </w:rPr>
              <w:t>Mar Wen Hee</w:t>
            </w:r>
          </w:p>
        </w:tc>
        <w:tc>
          <w:tcPr>
            <w:tcW w:w="0" w:type="auto"/>
          </w:tcPr>
          <w:p w:rsidRPr="003D5306" w:rsidR="005F7930" w:rsidP="003D5306" w:rsidRDefault="00E57FA4" w14:paraId="4CB3E995" w14:textId="7577DB8F">
            <w:pPr>
              <w:rPr>
                <w:lang w:eastAsia="zh-CN"/>
              </w:rPr>
            </w:pPr>
            <w:r>
              <w:rPr>
                <w:lang w:eastAsia="zh-CN"/>
              </w:rPr>
              <w:t>3</w:t>
            </w:r>
          </w:p>
        </w:tc>
      </w:tr>
      <w:tr w:rsidRPr="003D5306" w:rsidR="00D21664" w:rsidTr="00482ABD" w14:paraId="0435F65B" w14:textId="77777777">
        <w:tc>
          <w:tcPr>
            <w:tcW w:w="0" w:type="auto"/>
          </w:tcPr>
          <w:p w:rsidR="00D21664" w:rsidP="003D5306" w:rsidRDefault="00A818F6" w14:paraId="27191D38" w14:textId="51E7AB1C">
            <w:r>
              <w:t>1</w:t>
            </w:r>
            <w:r w:rsidR="00DB50A1">
              <w:t>6</w:t>
            </w:r>
          </w:p>
        </w:tc>
        <w:tc>
          <w:tcPr>
            <w:tcW w:w="0" w:type="auto"/>
          </w:tcPr>
          <w:p w:rsidRPr="003D5306" w:rsidR="00D21664" w:rsidP="003D5306" w:rsidRDefault="00475F7D" w14:paraId="0982C610" w14:textId="5948C6F6">
            <w:r>
              <w:t>Risk &amp; Compliance Agent</w:t>
            </w:r>
          </w:p>
        </w:tc>
        <w:tc>
          <w:tcPr>
            <w:tcW w:w="0" w:type="auto"/>
          </w:tcPr>
          <w:p w:rsidRPr="00EE23D7" w:rsidR="00EE23D7" w:rsidP="00EE23D7" w:rsidRDefault="00EE23D7" w14:paraId="366DA341" w14:textId="77777777">
            <w:r w:rsidRPr="00EE23D7">
              <w:t>Hybrid:</w:t>
            </w:r>
          </w:p>
          <w:p w:rsidRPr="00EE23D7" w:rsidR="00EE23D7" w:rsidP="00EE23D7" w:rsidRDefault="00EE23D7" w14:paraId="271CC4B7" w14:textId="77777777">
            <w:pPr>
              <w:numPr>
                <w:ilvl w:val="0"/>
                <w:numId w:val="38"/>
              </w:numPr>
            </w:pPr>
            <w:r w:rsidRPr="00EE23D7">
              <w:t>Rule Engine</w:t>
            </w:r>
          </w:p>
          <w:p w:rsidRPr="003D5306" w:rsidR="00D21664" w:rsidP="00C526D6" w:rsidRDefault="00EE23D7" w14:paraId="78F509AF" w14:textId="28313E10">
            <w:pPr>
              <w:numPr>
                <w:ilvl w:val="0"/>
                <w:numId w:val="38"/>
              </w:numPr>
            </w:pPr>
            <w:r w:rsidRPr="00EE23D7">
              <w:t>LLM verification</w:t>
            </w:r>
          </w:p>
        </w:tc>
        <w:tc>
          <w:tcPr>
            <w:tcW w:w="0" w:type="auto"/>
          </w:tcPr>
          <w:p w:rsidR="00D21664" w:rsidP="003D5306" w:rsidRDefault="00262A5A" w14:paraId="6B816F6A" w14:textId="0C828E9E">
            <w:pPr>
              <w:rPr>
                <w:lang w:eastAsia="zh-CN"/>
              </w:rPr>
            </w:pPr>
            <w:r>
              <w:rPr>
                <w:rFonts w:hint="eastAsia"/>
                <w:lang w:eastAsia="zh-CN"/>
              </w:rPr>
              <w:t>Sky Lee Jet Xuen</w:t>
            </w:r>
          </w:p>
        </w:tc>
        <w:tc>
          <w:tcPr>
            <w:tcW w:w="0" w:type="auto"/>
          </w:tcPr>
          <w:p w:rsidRPr="003D5306" w:rsidR="00D21664" w:rsidP="003D5306" w:rsidRDefault="00C526D6" w14:paraId="5F9C24A0" w14:textId="711D18F9">
            <w:pPr>
              <w:rPr>
                <w:lang w:eastAsia="zh-CN"/>
              </w:rPr>
            </w:pPr>
            <w:r>
              <w:rPr>
                <w:lang w:eastAsia="zh-CN"/>
              </w:rPr>
              <w:t>4</w:t>
            </w:r>
          </w:p>
        </w:tc>
      </w:tr>
      <w:tr w:rsidRPr="003D5306" w:rsidR="002A2375" w:rsidTr="00482ABD" w14:paraId="01742AFC" w14:textId="77777777">
        <w:tc>
          <w:tcPr>
            <w:tcW w:w="0" w:type="auto"/>
          </w:tcPr>
          <w:p w:rsidR="002A2375" w:rsidP="003D5306" w:rsidRDefault="00262A5A" w14:paraId="45BD64C6" w14:textId="0708F473">
            <w:r>
              <w:t>1</w:t>
            </w:r>
            <w:r w:rsidR="00DB50A1">
              <w:t>7</w:t>
            </w:r>
          </w:p>
        </w:tc>
        <w:tc>
          <w:tcPr>
            <w:tcW w:w="0" w:type="auto"/>
          </w:tcPr>
          <w:p w:rsidR="002A2375" w:rsidP="003D5306" w:rsidRDefault="002A2375" w14:paraId="0DCFCF5B" w14:textId="447059CB">
            <w:r>
              <w:t>Testing Risk &amp; Compliance Agent</w:t>
            </w:r>
          </w:p>
        </w:tc>
        <w:tc>
          <w:tcPr>
            <w:tcW w:w="0" w:type="auto"/>
          </w:tcPr>
          <w:p w:rsidRPr="0065149B" w:rsidR="0065149B" w:rsidP="0065149B" w:rsidRDefault="0065149B" w14:paraId="7F0EC268" w14:textId="77777777">
            <w:pPr>
              <w:numPr>
                <w:ilvl w:val="0"/>
                <w:numId w:val="34"/>
              </w:numPr>
              <w:rPr>
                <w:rFonts w:cs="Arial"/>
              </w:rPr>
            </w:pPr>
            <w:r w:rsidRPr="0065149B">
              <w:rPr>
                <w:rFonts w:cs="Arial"/>
              </w:rPr>
              <w:t>Prompt testing</w:t>
            </w:r>
          </w:p>
          <w:p w:rsidRPr="00AE0DE0" w:rsidR="0065149B" w:rsidP="0065149B" w:rsidRDefault="0065149B" w14:paraId="7444FFA5"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Unit tests</w:t>
            </w:r>
          </w:p>
          <w:p w:rsidRPr="00AE0DE0" w:rsidR="0065149B" w:rsidP="0065149B" w:rsidRDefault="0065149B" w14:paraId="1610647D"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Prompt injection testing</w:t>
            </w:r>
          </w:p>
          <w:p w:rsidRPr="00AE0DE0" w:rsidR="0065149B" w:rsidP="0065149B" w:rsidRDefault="0065149B" w14:paraId="0DEBD985" w14:textId="77777777">
            <w:pPr>
              <w:pStyle w:val="NormalWeb"/>
              <w:numPr>
                <w:ilvl w:val="0"/>
                <w:numId w:val="34"/>
              </w:numPr>
              <w:shd w:val="clear" w:color="auto" w:fill="FCFCFC"/>
              <w:spacing w:before="0" w:beforeAutospacing="0" w:after="0" w:afterAutospacing="0"/>
              <w:rPr>
                <w:rFonts w:ascii="Arial" w:hAnsi="Arial" w:cs="Arial"/>
              </w:rPr>
            </w:pPr>
            <w:r w:rsidRPr="00AE0DE0">
              <w:rPr>
                <w:rFonts w:ascii="Arial" w:hAnsi="Arial" w:cs="Arial"/>
              </w:rPr>
              <w:t>Guardrail validation</w:t>
            </w:r>
          </w:p>
          <w:p w:rsidRPr="003D5306" w:rsidR="002A2375" w:rsidP="003D5306" w:rsidRDefault="002A2375" w14:paraId="78529E36" w14:textId="77777777"/>
        </w:tc>
        <w:tc>
          <w:tcPr>
            <w:tcW w:w="0" w:type="auto"/>
          </w:tcPr>
          <w:p w:rsidR="002A2375" w:rsidP="003D5306" w:rsidRDefault="00262A5A" w14:paraId="148C7AC0" w14:textId="26C326B5">
            <w:pPr>
              <w:rPr>
                <w:lang w:eastAsia="zh-CN"/>
              </w:rPr>
            </w:pPr>
            <w:r>
              <w:rPr>
                <w:rFonts w:hint="eastAsia"/>
                <w:lang w:eastAsia="zh-CN"/>
              </w:rPr>
              <w:t>Sky Lee Jet Xuen</w:t>
            </w:r>
          </w:p>
        </w:tc>
        <w:tc>
          <w:tcPr>
            <w:tcW w:w="0" w:type="auto"/>
          </w:tcPr>
          <w:p w:rsidRPr="003D5306" w:rsidR="002A2375" w:rsidP="003D5306" w:rsidRDefault="00C526D6" w14:paraId="6C4DD869" w14:textId="2FAE3FEE">
            <w:pPr>
              <w:rPr>
                <w:lang w:eastAsia="zh-CN"/>
              </w:rPr>
            </w:pPr>
            <w:r>
              <w:rPr>
                <w:lang w:eastAsia="zh-CN"/>
              </w:rPr>
              <w:t>3</w:t>
            </w:r>
          </w:p>
        </w:tc>
      </w:tr>
      <w:tr w:rsidRPr="003D5306" w:rsidR="00566E37" w:rsidTr="00482ABD" w14:paraId="3A2AEB72" w14:textId="77777777">
        <w:tc>
          <w:tcPr>
            <w:tcW w:w="0" w:type="auto"/>
          </w:tcPr>
          <w:p w:rsidRPr="003D5306" w:rsidR="00566E37" w:rsidP="00566E37" w:rsidRDefault="005638C2" w14:paraId="42EF5923" w14:textId="3C75484E">
            <w:r>
              <w:t>1</w:t>
            </w:r>
            <w:r w:rsidR="00DB50A1">
              <w:t>8</w:t>
            </w:r>
          </w:p>
        </w:tc>
        <w:tc>
          <w:tcPr>
            <w:tcW w:w="0" w:type="auto"/>
            <w:hideMark/>
          </w:tcPr>
          <w:p w:rsidRPr="003D5306" w:rsidR="00566E37" w:rsidP="00566E37" w:rsidRDefault="00566E37" w14:paraId="6DD11130" w14:textId="7A63BE29">
            <w:pPr>
              <w:spacing w:after="160" w:line="259" w:lineRule="auto"/>
            </w:pPr>
            <w:r w:rsidRPr="003D5306">
              <w:t>Agent Orchestrat</w:t>
            </w:r>
            <w:r w:rsidR="002A6A60">
              <w:t>or</w:t>
            </w:r>
          </w:p>
        </w:tc>
        <w:tc>
          <w:tcPr>
            <w:tcW w:w="0" w:type="auto"/>
            <w:hideMark/>
          </w:tcPr>
          <w:p w:rsidR="00566E37" w:rsidP="00566E37" w:rsidRDefault="00C34B87" w14:paraId="060ED467" w14:textId="5F832553">
            <w:pPr>
              <w:spacing w:after="160" w:line="259" w:lineRule="auto"/>
            </w:pPr>
            <w:r w:rsidRPr="00C526D6">
              <w:t>(LLM)</w:t>
            </w:r>
            <w:r w:rsidRPr="00C34B87">
              <w:t xml:space="preserve"> analyses the user's intent before dynamically deciding which specialist agents should participate. Unlike rule-based routing, the selected agents vary according to the user's request.</w:t>
            </w:r>
            <w:r w:rsidRPr="00C34B87" w:rsidDel="00D21664">
              <w:t xml:space="preserve"> </w:t>
            </w:r>
          </w:p>
          <w:p w:rsidRPr="003D5306" w:rsidR="00566E37" w:rsidP="00C526D6" w:rsidRDefault="00566E37" w14:paraId="088D5BF2" w14:textId="3DEDE87F"/>
        </w:tc>
        <w:tc>
          <w:tcPr>
            <w:tcW w:w="0" w:type="auto"/>
          </w:tcPr>
          <w:p w:rsidRPr="003D5306" w:rsidR="00566E37" w:rsidP="00566E37" w:rsidRDefault="00566E37" w14:paraId="36013436" w14:textId="68215F14">
            <w:r>
              <w:rPr>
                <w:rFonts w:hint="eastAsia"/>
                <w:lang w:eastAsia="zh-CN"/>
              </w:rPr>
              <w:t>Sky Lee Jet Xuen</w:t>
            </w:r>
          </w:p>
        </w:tc>
        <w:tc>
          <w:tcPr>
            <w:tcW w:w="0" w:type="auto"/>
          </w:tcPr>
          <w:p w:rsidRPr="003D5306" w:rsidR="00566E37" w:rsidP="00566E37" w:rsidRDefault="00C526D6" w14:paraId="320D0FFB" w14:textId="713985F7">
            <w:pPr>
              <w:spacing w:after="160" w:line="259" w:lineRule="auto"/>
            </w:pPr>
            <w:r>
              <w:t>3</w:t>
            </w:r>
            <w:r w:rsidR="0015420D">
              <w:t>.5</w:t>
            </w:r>
          </w:p>
        </w:tc>
      </w:tr>
      <w:tr w:rsidRPr="003D5306" w:rsidR="00D63F9A" w:rsidTr="003D5306" w14:paraId="530D2673" w14:textId="77777777">
        <w:tc>
          <w:tcPr>
            <w:tcW w:w="0" w:type="auto"/>
            <w:vMerge w:val="restart"/>
          </w:tcPr>
          <w:p w:rsidRPr="003D5306" w:rsidR="00D63F9A" w:rsidP="00D63F9A" w:rsidRDefault="005638C2" w14:paraId="764DB24A" w14:textId="49A5E378">
            <w:r>
              <w:t>1</w:t>
            </w:r>
            <w:r w:rsidR="00DB50A1">
              <w:t>9</w:t>
            </w:r>
          </w:p>
        </w:tc>
        <w:tc>
          <w:tcPr>
            <w:tcW w:w="0" w:type="auto"/>
            <w:vMerge w:val="restart"/>
            <w:hideMark/>
          </w:tcPr>
          <w:p w:rsidRPr="003D5306" w:rsidR="00D63F9A" w:rsidP="00D63F9A" w:rsidRDefault="00D63F9A" w14:paraId="221856A4" w14:textId="55A000DB">
            <w:pPr>
              <w:spacing w:after="160" w:line="259" w:lineRule="auto"/>
            </w:pPr>
            <w:r w:rsidRPr="003D5306">
              <w:t>Documentation &amp; Presentation</w:t>
            </w:r>
          </w:p>
        </w:tc>
        <w:tc>
          <w:tcPr>
            <w:tcW w:w="0" w:type="auto"/>
            <w:vMerge w:val="restart"/>
            <w:hideMark/>
          </w:tcPr>
          <w:p w:rsidRPr="003D5306" w:rsidR="00D63F9A" w:rsidP="00D63F9A" w:rsidRDefault="00D63F9A" w14:paraId="1AC0946B" w14:textId="77777777">
            <w:pPr>
              <w:spacing w:after="160" w:line="259" w:lineRule="auto"/>
            </w:pPr>
            <w:r w:rsidRPr="003D5306">
              <w:t>Final report &amp; slides</w:t>
            </w:r>
          </w:p>
        </w:tc>
        <w:tc>
          <w:tcPr>
            <w:tcW w:w="0" w:type="auto"/>
          </w:tcPr>
          <w:p w:rsidRPr="003D5306" w:rsidR="00D63F9A" w:rsidP="00D63F9A" w:rsidRDefault="00D63F9A" w14:paraId="36F60717" w14:textId="735CB1B2">
            <w:r>
              <w:rPr>
                <w:rFonts w:hint="eastAsia"/>
                <w:lang w:eastAsia="zh-CN"/>
              </w:rPr>
              <w:t>Sky Lee Jet Xuen</w:t>
            </w:r>
          </w:p>
        </w:tc>
        <w:tc>
          <w:tcPr>
            <w:tcW w:w="0" w:type="auto"/>
            <w:hideMark/>
          </w:tcPr>
          <w:p w:rsidRPr="003D5306" w:rsidR="00D63F9A" w:rsidP="00D63F9A" w:rsidRDefault="005C5B45" w14:paraId="690A813E" w14:textId="5BF6A6B0">
            <w:pPr>
              <w:spacing w:after="160" w:line="259" w:lineRule="auto"/>
            </w:pPr>
            <w:r>
              <w:t>1</w:t>
            </w:r>
          </w:p>
        </w:tc>
      </w:tr>
      <w:tr w:rsidRPr="003D5306" w:rsidR="00D63F9A" w:rsidTr="003D5306" w14:paraId="03B55191" w14:textId="77777777">
        <w:tc>
          <w:tcPr>
            <w:tcW w:w="0" w:type="auto"/>
            <w:vMerge/>
          </w:tcPr>
          <w:p w:rsidR="00D63F9A" w:rsidP="00D63F9A" w:rsidRDefault="00D63F9A" w14:paraId="38266715" w14:textId="77777777"/>
        </w:tc>
        <w:tc>
          <w:tcPr>
            <w:tcW w:w="0" w:type="auto"/>
            <w:vMerge/>
          </w:tcPr>
          <w:p w:rsidRPr="003D5306" w:rsidR="00D63F9A" w:rsidP="00D63F9A" w:rsidRDefault="00D63F9A" w14:paraId="344D63F3" w14:textId="77777777"/>
        </w:tc>
        <w:tc>
          <w:tcPr>
            <w:tcW w:w="0" w:type="auto"/>
            <w:vMerge/>
          </w:tcPr>
          <w:p w:rsidRPr="003D5306" w:rsidR="00D63F9A" w:rsidP="00D63F9A" w:rsidRDefault="00D63F9A" w14:paraId="18003A85" w14:textId="77777777"/>
        </w:tc>
        <w:tc>
          <w:tcPr>
            <w:tcW w:w="0" w:type="auto"/>
          </w:tcPr>
          <w:p w:rsidRPr="003D5306" w:rsidR="00D63F9A" w:rsidP="00D63F9A" w:rsidRDefault="00D63F9A" w14:paraId="5BD1C09A" w14:textId="4619DD65">
            <w:r>
              <w:rPr>
                <w:rFonts w:hint="eastAsia"/>
                <w:lang w:eastAsia="zh-CN"/>
              </w:rPr>
              <w:t>Tan Sean Leng</w:t>
            </w:r>
          </w:p>
        </w:tc>
        <w:tc>
          <w:tcPr>
            <w:tcW w:w="0" w:type="auto"/>
          </w:tcPr>
          <w:p w:rsidRPr="003D5306" w:rsidR="00D63F9A" w:rsidP="00D63F9A" w:rsidRDefault="005C5B45" w14:paraId="18D6CE4E" w14:textId="222A06E3">
            <w:r>
              <w:t>1</w:t>
            </w:r>
          </w:p>
        </w:tc>
      </w:tr>
      <w:tr w:rsidRPr="003D5306" w:rsidR="00D63F9A" w:rsidTr="003D5306" w14:paraId="3CA2E031" w14:textId="77777777">
        <w:tc>
          <w:tcPr>
            <w:tcW w:w="0" w:type="auto"/>
            <w:vMerge/>
          </w:tcPr>
          <w:p w:rsidR="00D63F9A" w:rsidP="00D63F9A" w:rsidRDefault="00D63F9A" w14:paraId="79409E85" w14:textId="77777777"/>
        </w:tc>
        <w:tc>
          <w:tcPr>
            <w:tcW w:w="0" w:type="auto"/>
            <w:vMerge/>
          </w:tcPr>
          <w:p w:rsidRPr="003D5306" w:rsidR="00D63F9A" w:rsidP="00D63F9A" w:rsidRDefault="00D63F9A" w14:paraId="3F0E3C18" w14:textId="77777777"/>
        </w:tc>
        <w:tc>
          <w:tcPr>
            <w:tcW w:w="0" w:type="auto"/>
            <w:vMerge/>
          </w:tcPr>
          <w:p w:rsidRPr="003D5306" w:rsidR="00D63F9A" w:rsidP="00D63F9A" w:rsidRDefault="00D63F9A" w14:paraId="20242E3A" w14:textId="77777777"/>
        </w:tc>
        <w:tc>
          <w:tcPr>
            <w:tcW w:w="0" w:type="auto"/>
          </w:tcPr>
          <w:p w:rsidRPr="003D5306" w:rsidR="00D63F9A" w:rsidP="00D63F9A" w:rsidRDefault="00D63F9A" w14:paraId="270E21D1" w14:textId="694F3C89">
            <w:r>
              <w:rPr>
                <w:rFonts w:hint="eastAsia"/>
                <w:lang w:eastAsia="zh-CN"/>
              </w:rPr>
              <w:t>Lim Keng Yen Bernard</w:t>
            </w:r>
          </w:p>
        </w:tc>
        <w:tc>
          <w:tcPr>
            <w:tcW w:w="0" w:type="auto"/>
          </w:tcPr>
          <w:p w:rsidRPr="003D5306" w:rsidR="00D63F9A" w:rsidP="00D63F9A" w:rsidRDefault="005C5B45" w14:paraId="643411FC" w14:textId="4BDBFB80">
            <w:r>
              <w:t>1</w:t>
            </w:r>
          </w:p>
        </w:tc>
      </w:tr>
      <w:tr w:rsidRPr="003D5306" w:rsidR="005C5B45" w:rsidTr="003D5306" w14:paraId="7737E76C" w14:textId="77777777">
        <w:tc>
          <w:tcPr>
            <w:tcW w:w="0" w:type="auto"/>
            <w:vMerge/>
          </w:tcPr>
          <w:p w:rsidR="005C5B45" w:rsidP="00D63F9A" w:rsidRDefault="005C5B45" w14:paraId="0D07D85C" w14:textId="77777777"/>
        </w:tc>
        <w:tc>
          <w:tcPr>
            <w:tcW w:w="0" w:type="auto"/>
            <w:vMerge/>
          </w:tcPr>
          <w:p w:rsidRPr="003D5306" w:rsidR="005C5B45" w:rsidP="00D63F9A" w:rsidRDefault="005C5B45" w14:paraId="0103E744" w14:textId="77777777"/>
        </w:tc>
        <w:tc>
          <w:tcPr>
            <w:tcW w:w="0" w:type="auto"/>
            <w:vMerge/>
          </w:tcPr>
          <w:p w:rsidRPr="003D5306" w:rsidR="005C5B45" w:rsidP="00D63F9A" w:rsidRDefault="005C5B45" w14:paraId="0DCBC4C4" w14:textId="77777777"/>
        </w:tc>
        <w:tc>
          <w:tcPr>
            <w:tcW w:w="0" w:type="auto"/>
          </w:tcPr>
          <w:p w:rsidR="005C5B45" w:rsidP="00D63F9A" w:rsidRDefault="005C5B45" w14:paraId="5D485B5C" w14:textId="27C572A4">
            <w:pPr>
              <w:rPr>
                <w:lang w:eastAsia="zh-CN"/>
              </w:rPr>
            </w:pPr>
            <w:r>
              <w:rPr>
                <w:lang w:eastAsia="zh-CN"/>
              </w:rPr>
              <w:t>Lai Xin Kai</w:t>
            </w:r>
          </w:p>
        </w:tc>
        <w:tc>
          <w:tcPr>
            <w:tcW w:w="0" w:type="auto"/>
          </w:tcPr>
          <w:p w:rsidRPr="003D5306" w:rsidR="005C5B45" w:rsidP="00D63F9A" w:rsidRDefault="005C5B45" w14:paraId="3BE5BAB1" w14:textId="555874F9">
            <w:r>
              <w:t>1</w:t>
            </w:r>
          </w:p>
        </w:tc>
      </w:tr>
      <w:tr w:rsidRPr="003D5306" w:rsidR="00D63F9A" w:rsidTr="003D5306" w14:paraId="1CC018C9" w14:textId="77777777">
        <w:tc>
          <w:tcPr>
            <w:tcW w:w="0" w:type="auto"/>
            <w:vMerge/>
          </w:tcPr>
          <w:p w:rsidR="00D63F9A" w:rsidP="00D63F9A" w:rsidRDefault="00D63F9A" w14:paraId="4E2EA8EF" w14:textId="77777777"/>
        </w:tc>
        <w:tc>
          <w:tcPr>
            <w:tcW w:w="0" w:type="auto"/>
            <w:vMerge/>
          </w:tcPr>
          <w:p w:rsidRPr="003D5306" w:rsidR="00D63F9A" w:rsidP="00D63F9A" w:rsidRDefault="00D63F9A" w14:paraId="6F13C505" w14:textId="77777777"/>
        </w:tc>
        <w:tc>
          <w:tcPr>
            <w:tcW w:w="0" w:type="auto"/>
            <w:vMerge/>
          </w:tcPr>
          <w:p w:rsidRPr="003D5306" w:rsidR="00D63F9A" w:rsidP="00D63F9A" w:rsidRDefault="00D63F9A" w14:paraId="647A35BE" w14:textId="77777777"/>
        </w:tc>
        <w:tc>
          <w:tcPr>
            <w:tcW w:w="0" w:type="auto"/>
          </w:tcPr>
          <w:p w:rsidRPr="003D5306" w:rsidR="00D63F9A" w:rsidP="00D63F9A" w:rsidRDefault="00D63F9A" w14:paraId="3F6CADA3" w14:textId="1FD25399">
            <w:r>
              <w:rPr>
                <w:rFonts w:hint="eastAsia"/>
                <w:lang w:eastAsia="zh-CN"/>
              </w:rPr>
              <w:t>Mar Wen Hee</w:t>
            </w:r>
          </w:p>
        </w:tc>
        <w:tc>
          <w:tcPr>
            <w:tcW w:w="0" w:type="auto"/>
          </w:tcPr>
          <w:p w:rsidRPr="003D5306" w:rsidR="00D63F9A" w:rsidP="00D63F9A" w:rsidRDefault="005C5B45" w14:paraId="474E2A78" w14:textId="6A5822B3">
            <w:r>
              <w:t>1</w:t>
            </w:r>
          </w:p>
        </w:tc>
      </w:tr>
    </w:tbl>
    <w:p w:rsidR="003D5306" w:rsidP="5338DAFA" w:rsidRDefault="003D5306" w14:paraId="6F348E6A" w14:textId="77777777"/>
    <w:p w:rsidR="00CB2297" w:rsidP="00CB2297" w:rsidRDefault="00CB2297" w14:paraId="3445EBD5" w14:textId="41F6910A">
      <w:pPr>
        <w:pStyle w:val="Heading2"/>
      </w:pPr>
      <w:bookmarkStart w:name="_Toc124537672" w:id="51"/>
      <w:bookmarkStart w:name="_Toc219715468" w:id="52"/>
      <w:r>
        <w:t>Effort Summary</w:t>
      </w:r>
      <w:bookmarkEnd w:id="51"/>
      <w:bookmarkEnd w:id="52"/>
    </w:p>
    <w:tbl>
      <w:tblPr>
        <w:tblStyle w:val="TableGrid"/>
        <w:tblW w:w="9027" w:type="dxa"/>
        <w:tblLook w:val="04A0" w:firstRow="1" w:lastRow="0" w:firstColumn="1" w:lastColumn="0" w:noHBand="0" w:noVBand="1"/>
      </w:tblPr>
      <w:tblGrid>
        <w:gridCol w:w="4106"/>
        <w:gridCol w:w="4921"/>
      </w:tblGrid>
      <w:tr w:rsidRPr="00CB2297" w:rsidR="00CB2297" w:rsidTr="00105199" w14:paraId="3445EBD8" w14:textId="77777777">
        <w:trPr>
          <w:trHeight w:val="54"/>
        </w:trPr>
        <w:tc>
          <w:tcPr>
            <w:tcW w:w="4106" w:type="dxa"/>
          </w:tcPr>
          <w:p w:rsidRPr="00CB2297" w:rsidR="00CB2297" w:rsidP="00761570" w:rsidRDefault="00CB2297" w14:paraId="3445EBD6" w14:textId="77777777">
            <w:pPr>
              <w:rPr>
                <w:b/>
              </w:rPr>
            </w:pPr>
            <w:r>
              <w:rPr>
                <w:b/>
              </w:rPr>
              <w:t>Team Member</w:t>
            </w:r>
          </w:p>
        </w:tc>
        <w:tc>
          <w:tcPr>
            <w:tcW w:w="4921" w:type="dxa"/>
          </w:tcPr>
          <w:p w:rsidRPr="00CB2297" w:rsidR="00CB2297" w:rsidP="00761570" w:rsidRDefault="00CB2297" w14:paraId="3445EBD7" w14:textId="0BF2504E">
            <w:pPr>
              <w:rPr>
                <w:b/>
              </w:rPr>
            </w:pPr>
            <w:r>
              <w:rPr>
                <w:b/>
              </w:rPr>
              <w:t xml:space="preserve">Total </w:t>
            </w:r>
            <w:r w:rsidRPr="00CB2297">
              <w:rPr>
                <w:b/>
              </w:rPr>
              <w:t>Estimated effort (</w:t>
            </w:r>
            <w:r w:rsidR="001907CB">
              <w:rPr>
                <w:b/>
              </w:rPr>
              <w:t>P</w:t>
            </w:r>
            <w:r w:rsidRPr="00CB2297">
              <w:rPr>
                <w:b/>
              </w:rPr>
              <w:t>erson-days)</w:t>
            </w:r>
          </w:p>
        </w:tc>
      </w:tr>
      <w:tr w:rsidR="00CB2297" w:rsidTr="00105199" w14:paraId="3445EBDB" w14:textId="77777777">
        <w:trPr>
          <w:trHeight w:val="283"/>
        </w:trPr>
        <w:tc>
          <w:tcPr>
            <w:tcW w:w="4106" w:type="dxa"/>
          </w:tcPr>
          <w:p w:rsidR="00CB2297" w:rsidP="00870440" w:rsidRDefault="00870440" w14:paraId="3445EBD9" w14:textId="605C2E95">
            <w:pPr>
              <w:rPr>
                <w:lang w:eastAsia="zh-CN"/>
              </w:rPr>
            </w:pPr>
            <w:r w:rsidRPr="00870440">
              <w:rPr>
                <w:lang w:eastAsia="zh-CN"/>
              </w:rPr>
              <w:t>Lee Jet Xuen (Sky)</w:t>
            </w:r>
          </w:p>
        </w:tc>
        <w:tc>
          <w:tcPr>
            <w:tcW w:w="4921" w:type="dxa"/>
          </w:tcPr>
          <w:p w:rsidR="00CB2297" w:rsidP="00761570" w:rsidRDefault="0015420D" w14:paraId="3445EBDA" w14:textId="439ADD09">
            <w:pPr>
              <w:rPr>
                <w:lang w:eastAsia="zh-CN"/>
              </w:rPr>
            </w:pPr>
            <w:r>
              <w:rPr>
                <w:lang w:eastAsia="zh-CN"/>
              </w:rPr>
              <w:t>13</w:t>
            </w:r>
          </w:p>
        </w:tc>
      </w:tr>
      <w:tr w:rsidR="00CB2297" w:rsidTr="00105199" w14:paraId="3445EBDE" w14:textId="77777777">
        <w:trPr>
          <w:trHeight w:val="283"/>
        </w:trPr>
        <w:tc>
          <w:tcPr>
            <w:tcW w:w="4106" w:type="dxa"/>
          </w:tcPr>
          <w:p w:rsidR="00CB2297" w:rsidP="00870440" w:rsidRDefault="00870440" w14:paraId="3445EBDC" w14:textId="5D05D113">
            <w:pPr>
              <w:rPr>
                <w:lang w:eastAsia="zh-CN"/>
              </w:rPr>
            </w:pPr>
            <w:r w:rsidRPr="00870440">
              <w:rPr>
                <w:lang w:eastAsia="zh-CN"/>
              </w:rPr>
              <w:t>Lim Keng Yen Bernard</w:t>
            </w:r>
          </w:p>
        </w:tc>
        <w:tc>
          <w:tcPr>
            <w:tcW w:w="4921" w:type="dxa"/>
          </w:tcPr>
          <w:p w:rsidR="00CB2297" w:rsidP="00761570" w:rsidRDefault="00484B61" w14:paraId="3445EBDD" w14:textId="6F0CAF37">
            <w:pPr>
              <w:rPr>
                <w:lang w:eastAsia="zh-CN"/>
              </w:rPr>
            </w:pPr>
            <w:r>
              <w:rPr>
                <w:lang w:eastAsia="zh-CN"/>
              </w:rPr>
              <w:t>14.5</w:t>
            </w:r>
          </w:p>
        </w:tc>
      </w:tr>
      <w:tr w:rsidR="00CB2297" w:rsidTr="00105199" w14:paraId="3445EBE4" w14:textId="77777777">
        <w:trPr>
          <w:trHeight w:val="283"/>
        </w:trPr>
        <w:tc>
          <w:tcPr>
            <w:tcW w:w="4106" w:type="dxa"/>
          </w:tcPr>
          <w:p w:rsidR="00CB2297" w:rsidP="00761570" w:rsidRDefault="00AF6FF8" w14:paraId="3445EBE2" w14:textId="60A369E9">
            <w:pPr>
              <w:rPr>
                <w:lang w:eastAsia="zh-CN"/>
              </w:rPr>
            </w:pPr>
            <w:r>
              <w:rPr>
                <w:rFonts w:hint="eastAsia"/>
                <w:lang w:eastAsia="zh-CN"/>
              </w:rPr>
              <w:t>Mar Wen Hee</w:t>
            </w:r>
          </w:p>
        </w:tc>
        <w:tc>
          <w:tcPr>
            <w:tcW w:w="4921" w:type="dxa"/>
          </w:tcPr>
          <w:p w:rsidR="00CB2297" w:rsidP="00761570" w:rsidRDefault="00FE56A2" w14:paraId="3445EBE3" w14:textId="5C87A8CE">
            <w:pPr>
              <w:rPr>
                <w:lang w:eastAsia="zh-CN"/>
              </w:rPr>
            </w:pPr>
            <w:r>
              <w:rPr>
                <w:lang w:eastAsia="zh-CN"/>
              </w:rPr>
              <w:t>13</w:t>
            </w:r>
          </w:p>
        </w:tc>
      </w:tr>
      <w:tr w:rsidR="005638C2" w:rsidTr="00105199" w14:paraId="5158E91D" w14:textId="77777777">
        <w:trPr>
          <w:trHeight w:val="283"/>
        </w:trPr>
        <w:tc>
          <w:tcPr>
            <w:tcW w:w="4106" w:type="dxa"/>
          </w:tcPr>
          <w:p w:rsidR="005638C2" w:rsidP="00761570" w:rsidRDefault="005638C2" w14:paraId="2A3B683D" w14:textId="638F03DD">
            <w:pPr>
              <w:rPr>
                <w:lang w:eastAsia="zh-CN"/>
              </w:rPr>
            </w:pPr>
            <w:r>
              <w:rPr>
                <w:lang w:eastAsia="zh-CN"/>
              </w:rPr>
              <w:t>Lai Xin Kai</w:t>
            </w:r>
          </w:p>
        </w:tc>
        <w:tc>
          <w:tcPr>
            <w:tcW w:w="4921" w:type="dxa"/>
          </w:tcPr>
          <w:p w:rsidR="005638C2" w:rsidP="00761570" w:rsidRDefault="007C5EBB" w14:paraId="441AC088" w14:textId="0A00AB34">
            <w:pPr>
              <w:rPr>
                <w:lang w:eastAsia="zh-CN"/>
              </w:rPr>
            </w:pPr>
            <w:r>
              <w:rPr>
                <w:lang w:eastAsia="zh-CN"/>
              </w:rPr>
              <w:t>13</w:t>
            </w:r>
          </w:p>
        </w:tc>
      </w:tr>
      <w:tr w:rsidR="00CB2297" w:rsidTr="00105199" w14:paraId="3445EBE7" w14:textId="77777777">
        <w:trPr>
          <w:trHeight w:val="283"/>
        </w:trPr>
        <w:tc>
          <w:tcPr>
            <w:tcW w:w="4106" w:type="dxa"/>
          </w:tcPr>
          <w:p w:rsidR="00CB2297" w:rsidP="00761570" w:rsidRDefault="00870440" w14:paraId="3445EBE5" w14:textId="65296A0B">
            <w:pPr>
              <w:rPr>
                <w:lang w:eastAsia="zh-CN"/>
              </w:rPr>
            </w:pPr>
            <w:r w:rsidRPr="00870440">
              <w:rPr>
                <w:lang w:eastAsia="zh-CN"/>
              </w:rPr>
              <w:t>Tan Sean Leng</w:t>
            </w:r>
          </w:p>
        </w:tc>
        <w:tc>
          <w:tcPr>
            <w:tcW w:w="4921" w:type="dxa"/>
          </w:tcPr>
          <w:p w:rsidR="00CB2297" w:rsidP="00761570" w:rsidRDefault="00720653" w14:paraId="3445EBE6" w14:textId="4F61EB68">
            <w:pPr>
              <w:rPr>
                <w:lang w:eastAsia="zh-CN"/>
              </w:rPr>
            </w:pPr>
            <w:r>
              <w:rPr>
                <w:lang w:eastAsia="zh-CN"/>
              </w:rPr>
              <w:t>14.5</w:t>
            </w:r>
          </w:p>
        </w:tc>
      </w:tr>
    </w:tbl>
    <w:p w:rsidRPr="006A718D" w:rsidR="00CB2297" w:rsidP="40A8B240" w:rsidRDefault="00CB2297" w14:paraId="3445EBEA" w14:textId="4BFF47B8"/>
    <w:sectPr w:rsidRPr="006A718D" w:rsidR="00CB2297">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6AA5" w:rsidP="00FC3526" w:rsidRDefault="00276AA5" w14:paraId="3537CA79" w14:textId="77777777">
      <w:pPr>
        <w:spacing w:after="0" w:line="240" w:lineRule="auto"/>
      </w:pPr>
      <w:r>
        <w:separator/>
      </w:r>
    </w:p>
  </w:endnote>
  <w:endnote w:type="continuationSeparator" w:id="0">
    <w:p w:rsidR="00276AA5" w:rsidP="00FC3526" w:rsidRDefault="00276AA5" w14:paraId="3E1CA717" w14:textId="77777777">
      <w:pPr>
        <w:spacing w:after="0" w:line="240" w:lineRule="auto"/>
      </w:pPr>
      <w:r>
        <w:continuationSeparator/>
      </w:r>
    </w:p>
  </w:endnote>
  <w:endnote w:type="continuationNotice" w:id="1">
    <w:p w:rsidR="00276AA5" w:rsidRDefault="00276AA5" w14:paraId="6193398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Content>
      <w:sdt>
        <w:sdtPr>
          <w:id w:val="-1769616900"/>
          <w:docPartObj>
            <w:docPartGallery w:val="Page Numbers (Top of Page)"/>
            <w:docPartUnique/>
          </w:docPartObj>
        </w:sdtPr>
        <w:sdtContent>
          <w:p w:rsidR="00FC3526" w:rsidRDefault="00FC3526" w14:paraId="3445EBF1" w14:textId="77777777">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361D79">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361D79">
              <w:rPr>
                <w:b/>
                <w:bCs/>
                <w:noProof/>
              </w:rPr>
              <w:t>9</w:t>
            </w:r>
            <w:r>
              <w:rPr>
                <w:b/>
                <w:bCs/>
                <w:szCs w:val="24"/>
              </w:rPr>
              <w:fldChar w:fldCharType="end"/>
            </w:r>
          </w:p>
        </w:sdtContent>
      </w:sdt>
    </w:sdtContent>
  </w:sdt>
  <w:p w:rsidR="00FC3526" w:rsidRDefault="00FC3526" w14:paraId="3445EBF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6AA5" w:rsidP="00FC3526" w:rsidRDefault="00276AA5" w14:paraId="0EAFE8C6" w14:textId="77777777">
      <w:pPr>
        <w:spacing w:after="0" w:line="240" w:lineRule="auto"/>
      </w:pPr>
      <w:r>
        <w:separator/>
      </w:r>
    </w:p>
  </w:footnote>
  <w:footnote w:type="continuationSeparator" w:id="0">
    <w:p w:rsidR="00276AA5" w:rsidP="00FC3526" w:rsidRDefault="00276AA5" w14:paraId="41FA52B6" w14:textId="77777777">
      <w:pPr>
        <w:spacing w:after="0" w:line="240" w:lineRule="auto"/>
      </w:pPr>
      <w:r>
        <w:continuationSeparator/>
      </w:r>
    </w:p>
  </w:footnote>
  <w:footnote w:type="continuationNotice" w:id="1">
    <w:p w:rsidR="00276AA5" w:rsidRDefault="00276AA5" w14:paraId="389E203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3AF"/>
    <w:multiLevelType w:val="multilevel"/>
    <w:tmpl w:val="10981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B45573"/>
    <w:multiLevelType w:val="hybridMultilevel"/>
    <w:tmpl w:val="C4EC3B06"/>
    <w:lvl w:ilvl="0" w:tplc="738E69D4">
      <w:start w:val="1"/>
      <w:numFmt w:val="decimal"/>
      <w:lvlText w:val="%1."/>
      <w:lvlJc w:val="left"/>
      <w:pPr>
        <w:ind w:left="144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9A47F95"/>
    <w:multiLevelType w:val="multilevel"/>
    <w:tmpl w:val="9D5C7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AAE5963"/>
    <w:multiLevelType w:val="hybridMultilevel"/>
    <w:tmpl w:val="5A1C64A6"/>
    <w:lvl w:ilvl="0" w:tplc="C588ABE0">
      <w:start w:val="1"/>
      <w:numFmt w:val="bullet"/>
      <w:lvlText w:val=""/>
      <w:lvlJc w:val="left"/>
      <w:pPr>
        <w:ind w:left="720" w:hanging="360"/>
      </w:pPr>
      <w:rPr>
        <w:rFonts w:hint="default" w:ascii="Symbol" w:hAnsi="Symbol"/>
        <w:sz w:val="22"/>
        <w:szCs w:val="22"/>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4" w15:restartNumberingAfterBreak="0">
    <w:nsid w:val="0B7E1DC1"/>
    <w:multiLevelType w:val="multilevel"/>
    <w:tmpl w:val="545A9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17B449F"/>
    <w:multiLevelType w:val="multilevel"/>
    <w:tmpl w:val="B54EF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7C3023"/>
    <w:multiLevelType w:val="multilevel"/>
    <w:tmpl w:val="F54E3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DA6A01"/>
    <w:multiLevelType w:val="multilevel"/>
    <w:tmpl w:val="DA301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A1C4959"/>
    <w:multiLevelType w:val="multilevel"/>
    <w:tmpl w:val="3612C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A22470C"/>
    <w:multiLevelType w:val="hybridMultilevel"/>
    <w:tmpl w:val="BFAC9E98"/>
    <w:lvl w:ilvl="0" w:tplc="738E69D4">
      <w:start w:val="1"/>
      <w:numFmt w:val="decimal"/>
      <w:lvlText w:val="%1."/>
      <w:lvlJc w:val="left"/>
      <w:pPr>
        <w:ind w:left="1440" w:hanging="360"/>
      </w:pPr>
      <w:rPr>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1C064715"/>
    <w:multiLevelType w:val="hybridMultilevel"/>
    <w:tmpl w:val="73C60104"/>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1" w15:restartNumberingAfterBreak="0">
    <w:nsid w:val="20534A8F"/>
    <w:multiLevelType w:val="multilevel"/>
    <w:tmpl w:val="480C5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67224ED"/>
    <w:multiLevelType w:val="hybridMultilevel"/>
    <w:tmpl w:val="B94E65E6"/>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4" w15:restartNumberingAfterBreak="0">
    <w:nsid w:val="26F1311A"/>
    <w:multiLevelType w:val="multilevel"/>
    <w:tmpl w:val="BEA43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BD47A4"/>
    <w:multiLevelType w:val="hybridMultilevel"/>
    <w:tmpl w:val="65909CB0"/>
    <w:lvl w:ilvl="0" w:tplc="738E69D4">
      <w:start w:val="1"/>
      <w:numFmt w:val="decimal"/>
      <w:lvlText w:val="%1."/>
      <w:lvlJc w:val="left"/>
      <w:pPr>
        <w:ind w:left="2160" w:hanging="360"/>
      </w:pPr>
      <w:rPr>
        <w:color w:val="auto"/>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6" w15:restartNumberingAfterBreak="0">
    <w:nsid w:val="29183192"/>
    <w:multiLevelType w:val="multilevel"/>
    <w:tmpl w:val="DE0E4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0E1E21"/>
    <w:multiLevelType w:val="hybridMultilevel"/>
    <w:tmpl w:val="6478EED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2C015A0F"/>
    <w:multiLevelType w:val="hybridMultilevel"/>
    <w:tmpl w:val="58A41E50"/>
    <w:lvl w:ilvl="0" w:tplc="DA3EFC12">
      <w:numFmt w:val="bullet"/>
      <w:lvlText w:val=""/>
      <w:lvlJc w:val="left"/>
      <w:pPr>
        <w:ind w:left="720" w:hanging="360"/>
      </w:pPr>
      <w:rPr>
        <w:rFonts w:hint="default" w:ascii="Arial" w:hAnsi="Arial" w:cs="Arial" w:eastAsiaTheme="minorEastAsia"/>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9" w15:restartNumberingAfterBreak="0">
    <w:nsid w:val="2CCF38CA"/>
    <w:multiLevelType w:val="multilevel"/>
    <w:tmpl w:val="96DE4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1053E67"/>
    <w:multiLevelType w:val="multilevel"/>
    <w:tmpl w:val="6638D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FB82A74"/>
    <w:multiLevelType w:val="hybridMultilevel"/>
    <w:tmpl w:val="03647A96"/>
    <w:lvl w:ilvl="0" w:tplc="738E69D4">
      <w:start w:val="1"/>
      <w:numFmt w:val="decimal"/>
      <w:lvlText w:val="%1."/>
      <w:lvlJc w:val="left"/>
      <w:pPr>
        <w:ind w:left="1440" w:hanging="360"/>
      </w:pPr>
      <w:rPr>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2" w15:restartNumberingAfterBreak="0">
    <w:nsid w:val="433A5A1F"/>
    <w:multiLevelType w:val="multilevel"/>
    <w:tmpl w:val="22B6E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F446E6"/>
    <w:multiLevelType w:val="multilevel"/>
    <w:tmpl w:val="3BFEF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500396"/>
    <w:multiLevelType w:val="multilevel"/>
    <w:tmpl w:val="88825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84E1900"/>
    <w:multiLevelType w:val="hybridMultilevel"/>
    <w:tmpl w:val="353CC830"/>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6" w15:restartNumberingAfterBreak="0">
    <w:nsid w:val="495335C7"/>
    <w:multiLevelType w:val="hybridMultilevel"/>
    <w:tmpl w:val="B75CC540"/>
    <w:lvl w:ilvl="0" w:tplc="738E69D4">
      <w:start w:val="1"/>
      <w:numFmt w:val="decimal"/>
      <w:lvlText w:val="%1."/>
      <w:lvlJc w:val="left"/>
      <w:pPr>
        <w:ind w:left="2160" w:hanging="360"/>
      </w:pPr>
      <w:rPr>
        <w:color w:val="auto"/>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7" w15:restartNumberingAfterBreak="0">
    <w:nsid w:val="4CDB3E55"/>
    <w:multiLevelType w:val="multilevel"/>
    <w:tmpl w:val="1CB01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9F21A8"/>
    <w:multiLevelType w:val="multilevel"/>
    <w:tmpl w:val="DD8E1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DF16937"/>
    <w:multiLevelType w:val="multilevel"/>
    <w:tmpl w:val="51964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3DF2272"/>
    <w:multiLevelType w:val="hybridMultilevel"/>
    <w:tmpl w:val="558A0912"/>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1" w15:restartNumberingAfterBreak="0">
    <w:nsid w:val="64AF6119"/>
    <w:multiLevelType w:val="multilevel"/>
    <w:tmpl w:val="701C7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5C50C22"/>
    <w:multiLevelType w:val="hybridMultilevel"/>
    <w:tmpl w:val="EEAE21F4"/>
    <w:lvl w:ilvl="0" w:tplc="DA3EFC12">
      <w:numFmt w:val="bullet"/>
      <w:lvlText w:val=""/>
      <w:lvlJc w:val="left"/>
      <w:pPr>
        <w:ind w:left="720" w:hanging="360"/>
      </w:pPr>
      <w:rPr>
        <w:rFonts w:hint="default" w:ascii="Arial" w:hAnsi="Arial" w:cs="Arial" w:eastAsiaTheme="minorEastAsia"/>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3" w15:restartNumberingAfterBreak="0">
    <w:nsid w:val="6C50780D"/>
    <w:multiLevelType w:val="multilevel"/>
    <w:tmpl w:val="09E03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1AE7CED"/>
    <w:multiLevelType w:val="hybridMultilevel"/>
    <w:tmpl w:val="C22A7492"/>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5" w15:restartNumberingAfterBreak="0">
    <w:nsid w:val="738A44B7"/>
    <w:multiLevelType w:val="multilevel"/>
    <w:tmpl w:val="CDCE1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63523EA"/>
    <w:multiLevelType w:val="hybridMultilevel"/>
    <w:tmpl w:val="1B109618"/>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7" w15:restartNumberingAfterBreak="0">
    <w:nsid w:val="77E4390B"/>
    <w:multiLevelType w:val="multilevel"/>
    <w:tmpl w:val="598A7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8EF44D6"/>
    <w:multiLevelType w:val="multilevel"/>
    <w:tmpl w:val="18F6E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ECD4577"/>
    <w:multiLevelType w:val="multilevel"/>
    <w:tmpl w:val="2C506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75721439">
    <w:abstractNumId w:val="12"/>
  </w:num>
  <w:num w:numId="2" w16cid:durableId="2121098015">
    <w:abstractNumId w:val="31"/>
  </w:num>
  <w:num w:numId="3" w16cid:durableId="2073655729">
    <w:abstractNumId w:val="7"/>
  </w:num>
  <w:num w:numId="4" w16cid:durableId="1876960112">
    <w:abstractNumId w:val="5"/>
  </w:num>
  <w:num w:numId="5" w16cid:durableId="1759671818">
    <w:abstractNumId w:val="21"/>
  </w:num>
  <w:num w:numId="6" w16cid:durableId="1649020239">
    <w:abstractNumId w:val="26"/>
  </w:num>
  <w:num w:numId="7" w16cid:durableId="434325621">
    <w:abstractNumId w:val="1"/>
  </w:num>
  <w:num w:numId="8" w16cid:durableId="205068199">
    <w:abstractNumId w:val="15"/>
  </w:num>
  <w:num w:numId="9" w16cid:durableId="1763641007">
    <w:abstractNumId w:val="9"/>
  </w:num>
  <w:num w:numId="10" w16cid:durableId="1729105941">
    <w:abstractNumId w:val="17"/>
  </w:num>
  <w:num w:numId="11" w16cid:durableId="651181066">
    <w:abstractNumId w:val="23"/>
  </w:num>
  <w:num w:numId="12" w16cid:durableId="1851871836">
    <w:abstractNumId w:val="38"/>
  </w:num>
  <w:num w:numId="13" w16cid:durableId="295381258">
    <w:abstractNumId w:val="19"/>
  </w:num>
  <w:num w:numId="14" w16cid:durableId="1916933407">
    <w:abstractNumId w:val="20"/>
  </w:num>
  <w:num w:numId="15" w16cid:durableId="718436447">
    <w:abstractNumId w:val="0"/>
  </w:num>
  <w:num w:numId="16" w16cid:durableId="2071076815">
    <w:abstractNumId w:val="6"/>
  </w:num>
  <w:num w:numId="17" w16cid:durableId="213346282">
    <w:abstractNumId w:val="37"/>
  </w:num>
  <w:num w:numId="18" w16cid:durableId="575214362">
    <w:abstractNumId w:val="22"/>
  </w:num>
  <w:num w:numId="19" w16cid:durableId="1143156590">
    <w:abstractNumId w:val="35"/>
  </w:num>
  <w:num w:numId="20" w16cid:durableId="726537699">
    <w:abstractNumId w:val="28"/>
  </w:num>
  <w:num w:numId="21" w16cid:durableId="367224569">
    <w:abstractNumId w:val="29"/>
  </w:num>
  <w:num w:numId="22" w16cid:durableId="772939915">
    <w:abstractNumId w:val="11"/>
  </w:num>
  <w:num w:numId="23" w16cid:durableId="1889222198">
    <w:abstractNumId w:val="14"/>
  </w:num>
  <w:num w:numId="24" w16cid:durableId="492182811">
    <w:abstractNumId w:val="16"/>
  </w:num>
  <w:num w:numId="25" w16cid:durableId="127205955">
    <w:abstractNumId w:val="36"/>
  </w:num>
  <w:num w:numId="26" w16cid:durableId="262342399">
    <w:abstractNumId w:val="10"/>
  </w:num>
  <w:num w:numId="27" w16cid:durableId="505290607">
    <w:abstractNumId w:val="13"/>
  </w:num>
  <w:num w:numId="28" w16cid:durableId="150482929">
    <w:abstractNumId w:val="34"/>
  </w:num>
  <w:num w:numId="29" w16cid:durableId="999312408">
    <w:abstractNumId w:val="27"/>
  </w:num>
  <w:num w:numId="30" w16cid:durableId="467481952">
    <w:abstractNumId w:val="30"/>
  </w:num>
  <w:num w:numId="31" w16cid:durableId="1103719623">
    <w:abstractNumId w:val="32"/>
  </w:num>
  <w:num w:numId="32" w16cid:durableId="1197697261">
    <w:abstractNumId w:val="18"/>
  </w:num>
  <w:num w:numId="33" w16cid:durableId="691764429">
    <w:abstractNumId w:val="3"/>
  </w:num>
  <w:num w:numId="34" w16cid:durableId="1590575952">
    <w:abstractNumId w:val="24"/>
  </w:num>
  <w:num w:numId="35" w16cid:durableId="1831941041">
    <w:abstractNumId w:val="4"/>
  </w:num>
  <w:num w:numId="36" w16cid:durableId="1244533065">
    <w:abstractNumId w:val="39"/>
  </w:num>
  <w:num w:numId="37" w16cid:durableId="407968765">
    <w:abstractNumId w:val="2"/>
  </w:num>
  <w:num w:numId="38" w16cid:durableId="526480910">
    <w:abstractNumId w:val="8"/>
  </w:num>
  <w:num w:numId="39" w16cid:durableId="1639722960">
    <w:abstractNumId w:val="33"/>
  </w:num>
  <w:num w:numId="40" w16cid:durableId="40062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tru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00CE3"/>
    <w:rsid w:val="0000120D"/>
    <w:rsid w:val="0000227F"/>
    <w:rsid w:val="00004FE9"/>
    <w:rsid w:val="00012CC3"/>
    <w:rsid w:val="0001313E"/>
    <w:rsid w:val="000138C8"/>
    <w:rsid w:val="00015B3B"/>
    <w:rsid w:val="00015E96"/>
    <w:rsid w:val="000169EF"/>
    <w:rsid w:val="000225B8"/>
    <w:rsid w:val="000237F1"/>
    <w:rsid w:val="00024A8E"/>
    <w:rsid w:val="000253E1"/>
    <w:rsid w:val="00027080"/>
    <w:rsid w:val="00042D69"/>
    <w:rsid w:val="000447B1"/>
    <w:rsid w:val="00044924"/>
    <w:rsid w:val="0005032C"/>
    <w:rsid w:val="000522EA"/>
    <w:rsid w:val="00052CAE"/>
    <w:rsid w:val="00054754"/>
    <w:rsid w:val="00057099"/>
    <w:rsid w:val="000606B6"/>
    <w:rsid w:val="000613EB"/>
    <w:rsid w:val="00063E32"/>
    <w:rsid w:val="00067187"/>
    <w:rsid w:val="0007084B"/>
    <w:rsid w:val="00071A03"/>
    <w:rsid w:val="000756EA"/>
    <w:rsid w:val="0007656E"/>
    <w:rsid w:val="000818FC"/>
    <w:rsid w:val="0008283A"/>
    <w:rsid w:val="00085222"/>
    <w:rsid w:val="00085B20"/>
    <w:rsid w:val="00087557"/>
    <w:rsid w:val="000906A9"/>
    <w:rsid w:val="00093CBA"/>
    <w:rsid w:val="00097F3A"/>
    <w:rsid w:val="000A4929"/>
    <w:rsid w:val="000A4DB4"/>
    <w:rsid w:val="000A607A"/>
    <w:rsid w:val="000A7AFA"/>
    <w:rsid w:val="000B0228"/>
    <w:rsid w:val="000B39F4"/>
    <w:rsid w:val="000B49CB"/>
    <w:rsid w:val="000B4FA7"/>
    <w:rsid w:val="000B592A"/>
    <w:rsid w:val="000B6007"/>
    <w:rsid w:val="000B6318"/>
    <w:rsid w:val="000C0FDE"/>
    <w:rsid w:val="000C129F"/>
    <w:rsid w:val="000C1949"/>
    <w:rsid w:val="000C5ACA"/>
    <w:rsid w:val="000E5AAF"/>
    <w:rsid w:val="000E6B4C"/>
    <w:rsid w:val="000E6CEF"/>
    <w:rsid w:val="000E7320"/>
    <w:rsid w:val="000F289E"/>
    <w:rsid w:val="001015F7"/>
    <w:rsid w:val="001017D7"/>
    <w:rsid w:val="00103508"/>
    <w:rsid w:val="00105199"/>
    <w:rsid w:val="00110732"/>
    <w:rsid w:val="0011299E"/>
    <w:rsid w:val="00115BEF"/>
    <w:rsid w:val="001166D7"/>
    <w:rsid w:val="0012162B"/>
    <w:rsid w:val="0012317B"/>
    <w:rsid w:val="001327CD"/>
    <w:rsid w:val="00135AAE"/>
    <w:rsid w:val="00140744"/>
    <w:rsid w:val="0014663E"/>
    <w:rsid w:val="00146741"/>
    <w:rsid w:val="0014776A"/>
    <w:rsid w:val="0015092C"/>
    <w:rsid w:val="00152B05"/>
    <w:rsid w:val="0015375D"/>
    <w:rsid w:val="0015420D"/>
    <w:rsid w:val="00160B66"/>
    <w:rsid w:val="00162569"/>
    <w:rsid w:val="0016769E"/>
    <w:rsid w:val="00167DD3"/>
    <w:rsid w:val="001717C8"/>
    <w:rsid w:val="001812C0"/>
    <w:rsid w:val="001828A0"/>
    <w:rsid w:val="0018330A"/>
    <w:rsid w:val="00183D09"/>
    <w:rsid w:val="001907CB"/>
    <w:rsid w:val="00191959"/>
    <w:rsid w:val="00192E53"/>
    <w:rsid w:val="0019315F"/>
    <w:rsid w:val="00195243"/>
    <w:rsid w:val="00195BF0"/>
    <w:rsid w:val="001A0023"/>
    <w:rsid w:val="001A3080"/>
    <w:rsid w:val="001A4F9A"/>
    <w:rsid w:val="001B3EA2"/>
    <w:rsid w:val="001B4C7B"/>
    <w:rsid w:val="001B636E"/>
    <w:rsid w:val="001D073A"/>
    <w:rsid w:val="001E03FC"/>
    <w:rsid w:val="001E1147"/>
    <w:rsid w:val="001E3B48"/>
    <w:rsid w:val="001F1E5D"/>
    <w:rsid w:val="001F6999"/>
    <w:rsid w:val="00202B78"/>
    <w:rsid w:val="00207BAE"/>
    <w:rsid w:val="00213516"/>
    <w:rsid w:val="002218EB"/>
    <w:rsid w:val="00225669"/>
    <w:rsid w:val="002267B6"/>
    <w:rsid w:val="00240511"/>
    <w:rsid w:val="00243C12"/>
    <w:rsid w:val="0024755E"/>
    <w:rsid w:val="00251515"/>
    <w:rsid w:val="00254542"/>
    <w:rsid w:val="00257C8A"/>
    <w:rsid w:val="00262A5A"/>
    <w:rsid w:val="00262F3D"/>
    <w:rsid w:val="00271C5A"/>
    <w:rsid w:val="00276AA5"/>
    <w:rsid w:val="00282ACF"/>
    <w:rsid w:val="00283231"/>
    <w:rsid w:val="00283784"/>
    <w:rsid w:val="002848C2"/>
    <w:rsid w:val="00284A47"/>
    <w:rsid w:val="00292A61"/>
    <w:rsid w:val="00292F82"/>
    <w:rsid w:val="002975B8"/>
    <w:rsid w:val="002A0F68"/>
    <w:rsid w:val="002A2375"/>
    <w:rsid w:val="002A29A1"/>
    <w:rsid w:val="002A6A60"/>
    <w:rsid w:val="002B1642"/>
    <w:rsid w:val="002B65A4"/>
    <w:rsid w:val="002C48CF"/>
    <w:rsid w:val="002D15FC"/>
    <w:rsid w:val="002D5E3B"/>
    <w:rsid w:val="002E0219"/>
    <w:rsid w:val="002E02AB"/>
    <w:rsid w:val="002E2F3A"/>
    <w:rsid w:val="002F6AF6"/>
    <w:rsid w:val="002F6F74"/>
    <w:rsid w:val="002F73FA"/>
    <w:rsid w:val="00302EF2"/>
    <w:rsid w:val="00305F92"/>
    <w:rsid w:val="003060C2"/>
    <w:rsid w:val="00310CFA"/>
    <w:rsid w:val="003114A6"/>
    <w:rsid w:val="00314770"/>
    <w:rsid w:val="0032622A"/>
    <w:rsid w:val="003334CD"/>
    <w:rsid w:val="0033545D"/>
    <w:rsid w:val="00337821"/>
    <w:rsid w:val="003534B8"/>
    <w:rsid w:val="00361D79"/>
    <w:rsid w:val="003638FD"/>
    <w:rsid w:val="003662B0"/>
    <w:rsid w:val="00371E89"/>
    <w:rsid w:val="00375720"/>
    <w:rsid w:val="003761C7"/>
    <w:rsid w:val="00387D1F"/>
    <w:rsid w:val="003909E0"/>
    <w:rsid w:val="00393D87"/>
    <w:rsid w:val="00395DA0"/>
    <w:rsid w:val="003A1837"/>
    <w:rsid w:val="003A21B1"/>
    <w:rsid w:val="003A34C7"/>
    <w:rsid w:val="003A431E"/>
    <w:rsid w:val="003A76BC"/>
    <w:rsid w:val="003B1634"/>
    <w:rsid w:val="003B57CC"/>
    <w:rsid w:val="003B5CAE"/>
    <w:rsid w:val="003B78E0"/>
    <w:rsid w:val="003D10EA"/>
    <w:rsid w:val="003D2493"/>
    <w:rsid w:val="003D25DE"/>
    <w:rsid w:val="003D40FA"/>
    <w:rsid w:val="003D5306"/>
    <w:rsid w:val="003D7DEE"/>
    <w:rsid w:val="003E2F00"/>
    <w:rsid w:val="003E68E4"/>
    <w:rsid w:val="003F7F98"/>
    <w:rsid w:val="004041BB"/>
    <w:rsid w:val="00405129"/>
    <w:rsid w:val="004078BB"/>
    <w:rsid w:val="0041076E"/>
    <w:rsid w:val="004149B6"/>
    <w:rsid w:val="004206F1"/>
    <w:rsid w:val="004276C1"/>
    <w:rsid w:val="00433B1A"/>
    <w:rsid w:val="00435AEB"/>
    <w:rsid w:val="0043724E"/>
    <w:rsid w:val="004437EE"/>
    <w:rsid w:val="00452CE4"/>
    <w:rsid w:val="00453B99"/>
    <w:rsid w:val="00455133"/>
    <w:rsid w:val="004648E4"/>
    <w:rsid w:val="004658EF"/>
    <w:rsid w:val="00466C79"/>
    <w:rsid w:val="00467F04"/>
    <w:rsid w:val="00470E08"/>
    <w:rsid w:val="004733CF"/>
    <w:rsid w:val="00475F7D"/>
    <w:rsid w:val="004800A4"/>
    <w:rsid w:val="00482664"/>
    <w:rsid w:val="00482ABD"/>
    <w:rsid w:val="00484B61"/>
    <w:rsid w:val="00485F28"/>
    <w:rsid w:val="004913FA"/>
    <w:rsid w:val="004A402D"/>
    <w:rsid w:val="004A6139"/>
    <w:rsid w:val="004B04F3"/>
    <w:rsid w:val="004B1BF3"/>
    <w:rsid w:val="004B6F74"/>
    <w:rsid w:val="004C35E2"/>
    <w:rsid w:val="004C48BD"/>
    <w:rsid w:val="004D2937"/>
    <w:rsid w:val="004D7B62"/>
    <w:rsid w:val="004E2D1D"/>
    <w:rsid w:val="004E31B2"/>
    <w:rsid w:val="004E3843"/>
    <w:rsid w:val="004E44DF"/>
    <w:rsid w:val="004F0AEB"/>
    <w:rsid w:val="004F524D"/>
    <w:rsid w:val="004F6C01"/>
    <w:rsid w:val="00503E46"/>
    <w:rsid w:val="00505A24"/>
    <w:rsid w:val="00507CD5"/>
    <w:rsid w:val="00510D8F"/>
    <w:rsid w:val="00511E90"/>
    <w:rsid w:val="0051257D"/>
    <w:rsid w:val="00513587"/>
    <w:rsid w:val="005147E2"/>
    <w:rsid w:val="00523E05"/>
    <w:rsid w:val="00533A1D"/>
    <w:rsid w:val="00534D89"/>
    <w:rsid w:val="005361E2"/>
    <w:rsid w:val="00540B7E"/>
    <w:rsid w:val="00542229"/>
    <w:rsid w:val="0054434C"/>
    <w:rsid w:val="005448AC"/>
    <w:rsid w:val="00553578"/>
    <w:rsid w:val="005613B1"/>
    <w:rsid w:val="00562C82"/>
    <w:rsid w:val="00562D77"/>
    <w:rsid w:val="005638C2"/>
    <w:rsid w:val="00563BC4"/>
    <w:rsid w:val="0056443F"/>
    <w:rsid w:val="00566A7B"/>
    <w:rsid w:val="00566E37"/>
    <w:rsid w:val="00566F4C"/>
    <w:rsid w:val="00570CA2"/>
    <w:rsid w:val="00573817"/>
    <w:rsid w:val="00575D1E"/>
    <w:rsid w:val="00576D61"/>
    <w:rsid w:val="005773D0"/>
    <w:rsid w:val="005809D3"/>
    <w:rsid w:val="0058355F"/>
    <w:rsid w:val="00583713"/>
    <w:rsid w:val="00585016"/>
    <w:rsid w:val="005855F1"/>
    <w:rsid w:val="00592CB7"/>
    <w:rsid w:val="00593E18"/>
    <w:rsid w:val="0059639B"/>
    <w:rsid w:val="005A5791"/>
    <w:rsid w:val="005B19EB"/>
    <w:rsid w:val="005B5035"/>
    <w:rsid w:val="005C2195"/>
    <w:rsid w:val="005C36B6"/>
    <w:rsid w:val="005C5B45"/>
    <w:rsid w:val="005D57DE"/>
    <w:rsid w:val="005D6EF8"/>
    <w:rsid w:val="005E0025"/>
    <w:rsid w:val="005E07A2"/>
    <w:rsid w:val="005E2258"/>
    <w:rsid w:val="005E660C"/>
    <w:rsid w:val="005F4370"/>
    <w:rsid w:val="005F7930"/>
    <w:rsid w:val="0061285B"/>
    <w:rsid w:val="0061367F"/>
    <w:rsid w:val="00617C86"/>
    <w:rsid w:val="00623965"/>
    <w:rsid w:val="00624154"/>
    <w:rsid w:val="0062516D"/>
    <w:rsid w:val="00626698"/>
    <w:rsid w:val="00630351"/>
    <w:rsid w:val="00633AF8"/>
    <w:rsid w:val="00633CA6"/>
    <w:rsid w:val="006342DF"/>
    <w:rsid w:val="006350B6"/>
    <w:rsid w:val="00636E61"/>
    <w:rsid w:val="00637DF8"/>
    <w:rsid w:val="00645D76"/>
    <w:rsid w:val="0065039F"/>
    <w:rsid w:val="0065149B"/>
    <w:rsid w:val="00657CD8"/>
    <w:rsid w:val="0066318B"/>
    <w:rsid w:val="006643CD"/>
    <w:rsid w:val="00664832"/>
    <w:rsid w:val="006648D7"/>
    <w:rsid w:val="00667078"/>
    <w:rsid w:val="00684B64"/>
    <w:rsid w:val="00695009"/>
    <w:rsid w:val="00697EDF"/>
    <w:rsid w:val="006A1017"/>
    <w:rsid w:val="006A22E1"/>
    <w:rsid w:val="006A4685"/>
    <w:rsid w:val="006A4C66"/>
    <w:rsid w:val="006A718D"/>
    <w:rsid w:val="006B022D"/>
    <w:rsid w:val="006B1798"/>
    <w:rsid w:val="006B33D1"/>
    <w:rsid w:val="006B34ED"/>
    <w:rsid w:val="006C0D75"/>
    <w:rsid w:val="006C4620"/>
    <w:rsid w:val="006C485B"/>
    <w:rsid w:val="006C6A0A"/>
    <w:rsid w:val="006D2115"/>
    <w:rsid w:val="006D580F"/>
    <w:rsid w:val="006D6539"/>
    <w:rsid w:val="006E1CCC"/>
    <w:rsid w:val="006E1E65"/>
    <w:rsid w:val="006E3494"/>
    <w:rsid w:val="006E55DD"/>
    <w:rsid w:val="006F2AFA"/>
    <w:rsid w:val="006F4555"/>
    <w:rsid w:val="006F7AC2"/>
    <w:rsid w:val="007070A2"/>
    <w:rsid w:val="007075E8"/>
    <w:rsid w:val="00720653"/>
    <w:rsid w:val="0072114E"/>
    <w:rsid w:val="00721C3C"/>
    <w:rsid w:val="00723EF8"/>
    <w:rsid w:val="00724887"/>
    <w:rsid w:val="0072754F"/>
    <w:rsid w:val="00730053"/>
    <w:rsid w:val="00731462"/>
    <w:rsid w:val="00731A7C"/>
    <w:rsid w:val="00741267"/>
    <w:rsid w:val="00741A65"/>
    <w:rsid w:val="00744149"/>
    <w:rsid w:val="00745CEC"/>
    <w:rsid w:val="0075749F"/>
    <w:rsid w:val="007576F2"/>
    <w:rsid w:val="00761570"/>
    <w:rsid w:val="007646C5"/>
    <w:rsid w:val="00770129"/>
    <w:rsid w:val="0077124A"/>
    <w:rsid w:val="00771E5D"/>
    <w:rsid w:val="00775C78"/>
    <w:rsid w:val="00776339"/>
    <w:rsid w:val="00782309"/>
    <w:rsid w:val="00782913"/>
    <w:rsid w:val="00782F53"/>
    <w:rsid w:val="007859F5"/>
    <w:rsid w:val="007907E5"/>
    <w:rsid w:val="00790F2B"/>
    <w:rsid w:val="00791765"/>
    <w:rsid w:val="007929C8"/>
    <w:rsid w:val="00794583"/>
    <w:rsid w:val="00795A5E"/>
    <w:rsid w:val="007A0B65"/>
    <w:rsid w:val="007A173E"/>
    <w:rsid w:val="007B2A34"/>
    <w:rsid w:val="007B62F9"/>
    <w:rsid w:val="007B7F0D"/>
    <w:rsid w:val="007C0A06"/>
    <w:rsid w:val="007C5D4E"/>
    <w:rsid w:val="007C5EBB"/>
    <w:rsid w:val="007C6B4A"/>
    <w:rsid w:val="007D1234"/>
    <w:rsid w:val="007D2677"/>
    <w:rsid w:val="007D3692"/>
    <w:rsid w:val="007D4521"/>
    <w:rsid w:val="007D477F"/>
    <w:rsid w:val="007D6F72"/>
    <w:rsid w:val="007E1C42"/>
    <w:rsid w:val="007E260C"/>
    <w:rsid w:val="007E296B"/>
    <w:rsid w:val="007E5A08"/>
    <w:rsid w:val="007E7813"/>
    <w:rsid w:val="007F127A"/>
    <w:rsid w:val="007F6F2D"/>
    <w:rsid w:val="007F75AD"/>
    <w:rsid w:val="007F7725"/>
    <w:rsid w:val="007F7E0A"/>
    <w:rsid w:val="008003ED"/>
    <w:rsid w:val="008015EC"/>
    <w:rsid w:val="00802C42"/>
    <w:rsid w:val="00804270"/>
    <w:rsid w:val="008079E7"/>
    <w:rsid w:val="0081586F"/>
    <w:rsid w:val="00816419"/>
    <w:rsid w:val="00817732"/>
    <w:rsid w:val="00817F14"/>
    <w:rsid w:val="00822EDB"/>
    <w:rsid w:val="008246B9"/>
    <w:rsid w:val="0082595B"/>
    <w:rsid w:val="00835731"/>
    <w:rsid w:val="008420A5"/>
    <w:rsid w:val="00850FFF"/>
    <w:rsid w:val="00853E1E"/>
    <w:rsid w:val="00854D9B"/>
    <w:rsid w:val="00870440"/>
    <w:rsid w:val="0087251F"/>
    <w:rsid w:val="008842B5"/>
    <w:rsid w:val="00892530"/>
    <w:rsid w:val="0089624B"/>
    <w:rsid w:val="00897802"/>
    <w:rsid w:val="008B2099"/>
    <w:rsid w:val="008B325E"/>
    <w:rsid w:val="008C0190"/>
    <w:rsid w:val="008C1D01"/>
    <w:rsid w:val="008C2370"/>
    <w:rsid w:val="008C3E80"/>
    <w:rsid w:val="008C47EB"/>
    <w:rsid w:val="008C7499"/>
    <w:rsid w:val="008C767B"/>
    <w:rsid w:val="008D09BD"/>
    <w:rsid w:val="008D3BC0"/>
    <w:rsid w:val="008D7571"/>
    <w:rsid w:val="008E1F9E"/>
    <w:rsid w:val="008F4194"/>
    <w:rsid w:val="008F4726"/>
    <w:rsid w:val="008F63B5"/>
    <w:rsid w:val="008F69D0"/>
    <w:rsid w:val="008F721F"/>
    <w:rsid w:val="00904CA0"/>
    <w:rsid w:val="00905C0F"/>
    <w:rsid w:val="00906F27"/>
    <w:rsid w:val="00912A1F"/>
    <w:rsid w:val="00914488"/>
    <w:rsid w:val="00917786"/>
    <w:rsid w:val="009226B5"/>
    <w:rsid w:val="00925EBA"/>
    <w:rsid w:val="00930011"/>
    <w:rsid w:val="00932FC0"/>
    <w:rsid w:val="00934C8D"/>
    <w:rsid w:val="00937F66"/>
    <w:rsid w:val="00941251"/>
    <w:rsid w:val="00946F2A"/>
    <w:rsid w:val="00952359"/>
    <w:rsid w:val="009524EF"/>
    <w:rsid w:val="0095380C"/>
    <w:rsid w:val="00953CFE"/>
    <w:rsid w:val="00954CDE"/>
    <w:rsid w:val="00956FAF"/>
    <w:rsid w:val="00960235"/>
    <w:rsid w:val="00965689"/>
    <w:rsid w:val="009727E0"/>
    <w:rsid w:val="00977AF2"/>
    <w:rsid w:val="00977E56"/>
    <w:rsid w:val="00986005"/>
    <w:rsid w:val="00986561"/>
    <w:rsid w:val="0099194D"/>
    <w:rsid w:val="00994ED1"/>
    <w:rsid w:val="00995D4F"/>
    <w:rsid w:val="009A1F27"/>
    <w:rsid w:val="009A2B60"/>
    <w:rsid w:val="009A3736"/>
    <w:rsid w:val="009A566E"/>
    <w:rsid w:val="009A637C"/>
    <w:rsid w:val="009A7055"/>
    <w:rsid w:val="009B13F9"/>
    <w:rsid w:val="009B18B0"/>
    <w:rsid w:val="009B3361"/>
    <w:rsid w:val="009B361B"/>
    <w:rsid w:val="009B5D74"/>
    <w:rsid w:val="009C3472"/>
    <w:rsid w:val="009D36BB"/>
    <w:rsid w:val="009D40D1"/>
    <w:rsid w:val="009D598B"/>
    <w:rsid w:val="009E3965"/>
    <w:rsid w:val="009E42DC"/>
    <w:rsid w:val="009E51FA"/>
    <w:rsid w:val="009F239B"/>
    <w:rsid w:val="009F4071"/>
    <w:rsid w:val="009F5A41"/>
    <w:rsid w:val="00A025FB"/>
    <w:rsid w:val="00A04589"/>
    <w:rsid w:val="00A06400"/>
    <w:rsid w:val="00A0755F"/>
    <w:rsid w:val="00A164A2"/>
    <w:rsid w:val="00A16897"/>
    <w:rsid w:val="00A1751E"/>
    <w:rsid w:val="00A200B3"/>
    <w:rsid w:val="00A23369"/>
    <w:rsid w:val="00A24378"/>
    <w:rsid w:val="00A2502D"/>
    <w:rsid w:val="00A261A9"/>
    <w:rsid w:val="00A273A7"/>
    <w:rsid w:val="00A27F57"/>
    <w:rsid w:val="00A32013"/>
    <w:rsid w:val="00A3662F"/>
    <w:rsid w:val="00A376FB"/>
    <w:rsid w:val="00A3772A"/>
    <w:rsid w:val="00A37B68"/>
    <w:rsid w:val="00A41C28"/>
    <w:rsid w:val="00A43FA9"/>
    <w:rsid w:val="00A51D9B"/>
    <w:rsid w:val="00A570BC"/>
    <w:rsid w:val="00A60D55"/>
    <w:rsid w:val="00A64056"/>
    <w:rsid w:val="00A752F4"/>
    <w:rsid w:val="00A818F6"/>
    <w:rsid w:val="00A84E10"/>
    <w:rsid w:val="00A87893"/>
    <w:rsid w:val="00AB1E36"/>
    <w:rsid w:val="00AB229A"/>
    <w:rsid w:val="00AB66A5"/>
    <w:rsid w:val="00AC08C7"/>
    <w:rsid w:val="00AC362B"/>
    <w:rsid w:val="00AE123B"/>
    <w:rsid w:val="00AE2AD6"/>
    <w:rsid w:val="00AE5332"/>
    <w:rsid w:val="00AF0B24"/>
    <w:rsid w:val="00AF1125"/>
    <w:rsid w:val="00AF3912"/>
    <w:rsid w:val="00AF55E0"/>
    <w:rsid w:val="00AF6FF8"/>
    <w:rsid w:val="00AF7F35"/>
    <w:rsid w:val="00B01351"/>
    <w:rsid w:val="00B04ABF"/>
    <w:rsid w:val="00B051C5"/>
    <w:rsid w:val="00B05E26"/>
    <w:rsid w:val="00B13D06"/>
    <w:rsid w:val="00B20011"/>
    <w:rsid w:val="00B2313B"/>
    <w:rsid w:val="00B300EA"/>
    <w:rsid w:val="00B3010F"/>
    <w:rsid w:val="00B30FCD"/>
    <w:rsid w:val="00B34CB0"/>
    <w:rsid w:val="00B37174"/>
    <w:rsid w:val="00B374BD"/>
    <w:rsid w:val="00B40D5A"/>
    <w:rsid w:val="00B41504"/>
    <w:rsid w:val="00B42A80"/>
    <w:rsid w:val="00B4519F"/>
    <w:rsid w:val="00B45948"/>
    <w:rsid w:val="00B50BC7"/>
    <w:rsid w:val="00B50E64"/>
    <w:rsid w:val="00B533A8"/>
    <w:rsid w:val="00B53887"/>
    <w:rsid w:val="00B5427E"/>
    <w:rsid w:val="00B600CE"/>
    <w:rsid w:val="00B609C0"/>
    <w:rsid w:val="00B64979"/>
    <w:rsid w:val="00B64AA2"/>
    <w:rsid w:val="00B653E0"/>
    <w:rsid w:val="00B71BE9"/>
    <w:rsid w:val="00B73890"/>
    <w:rsid w:val="00B74749"/>
    <w:rsid w:val="00B808F5"/>
    <w:rsid w:val="00B81278"/>
    <w:rsid w:val="00B854CC"/>
    <w:rsid w:val="00B871B6"/>
    <w:rsid w:val="00B87FBF"/>
    <w:rsid w:val="00B90E95"/>
    <w:rsid w:val="00B97334"/>
    <w:rsid w:val="00B97341"/>
    <w:rsid w:val="00BA0DDF"/>
    <w:rsid w:val="00BA49CA"/>
    <w:rsid w:val="00BA605A"/>
    <w:rsid w:val="00BA7797"/>
    <w:rsid w:val="00BB161F"/>
    <w:rsid w:val="00BB4D51"/>
    <w:rsid w:val="00BB653F"/>
    <w:rsid w:val="00BB6781"/>
    <w:rsid w:val="00BB6CB0"/>
    <w:rsid w:val="00BC26B4"/>
    <w:rsid w:val="00BD2325"/>
    <w:rsid w:val="00BD3E92"/>
    <w:rsid w:val="00BD5D33"/>
    <w:rsid w:val="00BD6138"/>
    <w:rsid w:val="00BE1034"/>
    <w:rsid w:val="00BE22BA"/>
    <w:rsid w:val="00BE33DB"/>
    <w:rsid w:val="00BE70D3"/>
    <w:rsid w:val="00BE772C"/>
    <w:rsid w:val="00BE79D8"/>
    <w:rsid w:val="00BF2AE4"/>
    <w:rsid w:val="00BF55C6"/>
    <w:rsid w:val="00C029BA"/>
    <w:rsid w:val="00C02B9F"/>
    <w:rsid w:val="00C1236A"/>
    <w:rsid w:val="00C17D12"/>
    <w:rsid w:val="00C22D9E"/>
    <w:rsid w:val="00C26040"/>
    <w:rsid w:val="00C34B87"/>
    <w:rsid w:val="00C444DA"/>
    <w:rsid w:val="00C46819"/>
    <w:rsid w:val="00C46A4B"/>
    <w:rsid w:val="00C5034E"/>
    <w:rsid w:val="00C50511"/>
    <w:rsid w:val="00C520CB"/>
    <w:rsid w:val="00C526D6"/>
    <w:rsid w:val="00C64F31"/>
    <w:rsid w:val="00C67A7E"/>
    <w:rsid w:val="00C70308"/>
    <w:rsid w:val="00C70B55"/>
    <w:rsid w:val="00C73AEC"/>
    <w:rsid w:val="00C73DA3"/>
    <w:rsid w:val="00C81787"/>
    <w:rsid w:val="00C94895"/>
    <w:rsid w:val="00C95163"/>
    <w:rsid w:val="00CA0F0B"/>
    <w:rsid w:val="00CA3804"/>
    <w:rsid w:val="00CA4DF2"/>
    <w:rsid w:val="00CB2297"/>
    <w:rsid w:val="00CB4CBD"/>
    <w:rsid w:val="00CB7122"/>
    <w:rsid w:val="00CC19E4"/>
    <w:rsid w:val="00CC2273"/>
    <w:rsid w:val="00CC3DB1"/>
    <w:rsid w:val="00CC4972"/>
    <w:rsid w:val="00CC77DF"/>
    <w:rsid w:val="00CD4C74"/>
    <w:rsid w:val="00CD54E0"/>
    <w:rsid w:val="00CD62AD"/>
    <w:rsid w:val="00CD6752"/>
    <w:rsid w:val="00CE0773"/>
    <w:rsid w:val="00CE3ABD"/>
    <w:rsid w:val="00CE7F90"/>
    <w:rsid w:val="00CF0058"/>
    <w:rsid w:val="00CF3229"/>
    <w:rsid w:val="00CF42D7"/>
    <w:rsid w:val="00D129A1"/>
    <w:rsid w:val="00D14B25"/>
    <w:rsid w:val="00D17EE5"/>
    <w:rsid w:val="00D20AC0"/>
    <w:rsid w:val="00D21664"/>
    <w:rsid w:val="00D2364D"/>
    <w:rsid w:val="00D26500"/>
    <w:rsid w:val="00D278A2"/>
    <w:rsid w:val="00D4024B"/>
    <w:rsid w:val="00D43EC9"/>
    <w:rsid w:val="00D506F1"/>
    <w:rsid w:val="00D55AA7"/>
    <w:rsid w:val="00D60A59"/>
    <w:rsid w:val="00D621C8"/>
    <w:rsid w:val="00D62A3E"/>
    <w:rsid w:val="00D6306A"/>
    <w:rsid w:val="00D63F9A"/>
    <w:rsid w:val="00D66423"/>
    <w:rsid w:val="00D677B3"/>
    <w:rsid w:val="00D7454F"/>
    <w:rsid w:val="00D766D4"/>
    <w:rsid w:val="00D83286"/>
    <w:rsid w:val="00D90255"/>
    <w:rsid w:val="00D90E94"/>
    <w:rsid w:val="00D96342"/>
    <w:rsid w:val="00D96516"/>
    <w:rsid w:val="00D9683E"/>
    <w:rsid w:val="00DA026D"/>
    <w:rsid w:val="00DA07DD"/>
    <w:rsid w:val="00DA0805"/>
    <w:rsid w:val="00DB2F0F"/>
    <w:rsid w:val="00DB50A1"/>
    <w:rsid w:val="00DB5FA2"/>
    <w:rsid w:val="00DB7D18"/>
    <w:rsid w:val="00DC4D08"/>
    <w:rsid w:val="00DC4ED3"/>
    <w:rsid w:val="00DC7C6E"/>
    <w:rsid w:val="00DF2618"/>
    <w:rsid w:val="00DF38A1"/>
    <w:rsid w:val="00E0405C"/>
    <w:rsid w:val="00E0458C"/>
    <w:rsid w:val="00E131B3"/>
    <w:rsid w:val="00E221A7"/>
    <w:rsid w:val="00E23946"/>
    <w:rsid w:val="00E363BE"/>
    <w:rsid w:val="00E36E4F"/>
    <w:rsid w:val="00E45C41"/>
    <w:rsid w:val="00E47590"/>
    <w:rsid w:val="00E527EF"/>
    <w:rsid w:val="00E52EC4"/>
    <w:rsid w:val="00E53FE1"/>
    <w:rsid w:val="00E57FA4"/>
    <w:rsid w:val="00E61B3F"/>
    <w:rsid w:val="00E65D14"/>
    <w:rsid w:val="00E6713D"/>
    <w:rsid w:val="00E70D78"/>
    <w:rsid w:val="00E747B2"/>
    <w:rsid w:val="00E74C2D"/>
    <w:rsid w:val="00E7565D"/>
    <w:rsid w:val="00E76669"/>
    <w:rsid w:val="00E76E2D"/>
    <w:rsid w:val="00E81183"/>
    <w:rsid w:val="00E84DE6"/>
    <w:rsid w:val="00E85B67"/>
    <w:rsid w:val="00E8632C"/>
    <w:rsid w:val="00E86441"/>
    <w:rsid w:val="00E91045"/>
    <w:rsid w:val="00E91560"/>
    <w:rsid w:val="00E916F7"/>
    <w:rsid w:val="00E93D40"/>
    <w:rsid w:val="00E96683"/>
    <w:rsid w:val="00EA0BDF"/>
    <w:rsid w:val="00EA1768"/>
    <w:rsid w:val="00EA7961"/>
    <w:rsid w:val="00EB6195"/>
    <w:rsid w:val="00EC3E1F"/>
    <w:rsid w:val="00ED0014"/>
    <w:rsid w:val="00ED375C"/>
    <w:rsid w:val="00ED7BEA"/>
    <w:rsid w:val="00EE23D7"/>
    <w:rsid w:val="00EE5048"/>
    <w:rsid w:val="00EE5329"/>
    <w:rsid w:val="00EE73B9"/>
    <w:rsid w:val="00EE753D"/>
    <w:rsid w:val="00EF0A92"/>
    <w:rsid w:val="00EF3E08"/>
    <w:rsid w:val="00EF4ADE"/>
    <w:rsid w:val="00EF548E"/>
    <w:rsid w:val="00EF6A87"/>
    <w:rsid w:val="00F0056C"/>
    <w:rsid w:val="00F10B7B"/>
    <w:rsid w:val="00F11371"/>
    <w:rsid w:val="00F125B5"/>
    <w:rsid w:val="00F218CB"/>
    <w:rsid w:val="00F22AC9"/>
    <w:rsid w:val="00F250FB"/>
    <w:rsid w:val="00F26ADD"/>
    <w:rsid w:val="00F2714D"/>
    <w:rsid w:val="00F27226"/>
    <w:rsid w:val="00F360AB"/>
    <w:rsid w:val="00F37816"/>
    <w:rsid w:val="00F40BFF"/>
    <w:rsid w:val="00F41278"/>
    <w:rsid w:val="00F53DD7"/>
    <w:rsid w:val="00F617E0"/>
    <w:rsid w:val="00F623FE"/>
    <w:rsid w:val="00F66681"/>
    <w:rsid w:val="00F67F97"/>
    <w:rsid w:val="00F72093"/>
    <w:rsid w:val="00F75F90"/>
    <w:rsid w:val="00F76A83"/>
    <w:rsid w:val="00F803A6"/>
    <w:rsid w:val="00F8201C"/>
    <w:rsid w:val="00F84557"/>
    <w:rsid w:val="00F903DC"/>
    <w:rsid w:val="00F921CE"/>
    <w:rsid w:val="00FA61D9"/>
    <w:rsid w:val="00FA667F"/>
    <w:rsid w:val="00FB2630"/>
    <w:rsid w:val="00FB72CE"/>
    <w:rsid w:val="00FB77AA"/>
    <w:rsid w:val="00FC08DD"/>
    <w:rsid w:val="00FC3526"/>
    <w:rsid w:val="00FC3560"/>
    <w:rsid w:val="00FD4062"/>
    <w:rsid w:val="00FD63DF"/>
    <w:rsid w:val="00FE56A2"/>
    <w:rsid w:val="00FF00AC"/>
    <w:rsid w:val="00FF33AC"/>
    <w:rsid w:val="00FF4855"/>
    <w:rsid w:val="00FF4CB8"/>
    <w:rsid w:val="0148AABF"/>
    <w:rsid w:val="015301A8"/>
    <w:rsid w:val="01E1C0D6"/>
    <w:rsid w:val="021FFE8B"/>
    <w:rsid w:val="02516056"/>
    <w:rsid w:val="03051639"/>
    <w:rsid w:val="04039372"/>
    <w:rsid w:val="040BB35E"/>
    <w:rsid w:val="0441C517"/>
    <w:rsid w:val="04F6F455"/>
    <w:rsid w:val="0574987D"/>
    <w:rsid w:val="05CB4368"/>
    <w:rsid w:val="05DDB0CE"/>
    <w:rsid w:val="0660CD4F"/>
    <w:rsid w:val="0690E798"/>
    <w:rsid w:val="07005EA6"/>
    <w:rsid w:val="070C654E"/>
    <w:rsid w:val="073FEFBA"/>
    <w:rsid w:val="074673BE"/>
    <w:rsid w:val="07D0B84C"/>
    <w:rsid w:val="08814CDE"/>
    <w:rsid w:val="0983A04D"/>
    <w:rsid w:val="09B73EBB"/>
    <w:rsid w:val="09BCACBD"/>
    <w:rsid w:val="09DBFA66"/>
    <w:rsid w:val="0A3CE2A5"/>
    <w:rsid w:val="0A79055B"/>
    <w:rsid w:val="0A7F6B8F"/>
    <w:rsid w:val="0B06431F"/>
    <w:rsid w:val="0B070464"/>
    <w:rsid w:val="0B46166A"/>
    <w:rsid w:val="0BC7923D"/>
    <w:rsid w:val="0BDB4340"/>
    <w:rsid w:val="0C0019EA"/>
    <w:rsid w:val="0C0320E6"/>
    <w:rsid w:val="0C3DFC7A"/>
    <w:rsid w:val="0DDC1152"/>
    <w:rsid w:val="0E109AB4"/>
    <w:rsid w:val="0E1B207E"/>
    <w:rsid w:val="0EAB0EB4"/>
    <w:rsid w:val="0EAD555E"/>
    <w:rsid w:val="0EF39D4B"/>
    <w:rsid w:val="0F643AF2"/>
    <w:rsid w:val="0F877B8A"/>
    <w:rsid w:val="0FBEB3A0"/>
    <w:rsid w:val="105CEF47"/>
    <w:rsid w:val="10C4AC57"/>
    <w:rsid w:val="124D5C5F"/>
    <w:rsid w:val="1295EB63"/>
    <w:rsid w:val="12CB35FF"/>
    <w:rsid w:val="1352F1F5"/>
    <w:rsid w:val="13A52D6A"/>
    <w:rsid w:val="13D6CAF9"/>
    <w:rsid w:val="173A3270"/>
    <w:rsid w:val="17996041"/>
    <w:rsid w:val="1847CB80"/>
    <w:rsid w:val="189A44E6"/>
    <w:rsid w:val="189AE3D5"/>
    <w:rsid w:val="1CC25231"/>
    <w:rsid w:val="1CC61E53"/>
    <w:rsid w:val="1D1E4DC6"/>
    <w:rsid w:val="1D60F0C4"/>
    <w:rsid w:val="1E065D61"/>
    <w:rsid w:val="1E456896"/>
    <w:rsid w:val="1EA65C5F"/>
    <w:rsid w:val="1EC9662F"/>
    <w:rsid w:val="1F17A29A"/>
    <w:rsid w:val="20B93C03"/>
    <w:rsid w:val="20FC1A1C"/>
    <w:rsid w:val="21001814"/>
    <w:rsid w:val="211FA00C"/>
    <w:rsid w:val="21726FB5"/>
    <w:rsid w:val="21DFF258"/>
    <w:rsid w:val="236AD1DF"/>
    <w:rsid w:val="23B8C388"/>
    <w:rsid w:val="246B5B20"/>
    <w:rsid w:val="24F5EF0B"/>
    <w:rsid w:val="25165689"/>
    <w:rsid w:val="25468766"/>
    <w:rsid w:val="25B40E47"/>
    <w:rsid w:val="264C2BE4"/>
    <w:rsid w:val="270B49DC"/>
    <w:rsid w:val="2720B05C"/>
    <w:rsid w:val="27F8EF2B"/>
    <w:rsid w:val="28239659"/>
    <w:rsid w:val="284F0CEE"/>
    <w:rsid w:val="28BBB883"/>
    <w:rsid w:val="28E1AEC5"/>
    <w:rsid w:val="2917E716"/>
    <w:rsid w:val="2957D7F4"/>
    <w:rsid w:val="2B50212B"/>
    <w:rsid w:val="2C25D081"/>
    <w:rsid w:val="2C3DBEBA"/>
    <w:rsid w:val="2D4421EF"/>
    <w:rsid w:val="2DB1FC1F"/>
    <w:rsid w:val="2E0F2E80"/>
    <w:rsid w:val="2E2852F3"/>
    <w:rsid w:val="2EE1349F"/>
    <w:rsid w:val="2EFFA8F7"/>
    <w:rsid w:val="2F938704"/>
    <w:rsid w:val="2F999C36"/>
    <w:rsid w:val="302C74D6"/>
    <w:rsid w:val="3054FBB1"/>
    <w:rsid w:val="306E97A0"/>
    <w:rsid w:val="30D35B30"/>
    <w:rsid w:val="316E7CEF"/>
    <w:rsid w:val="31914B92"/>
    <w:rsid w:val="31B581D6"/>
    <w:rsid w:val="32E873C4"/>
    <w:rsid w:val="32FF8228"/>
    <w:rsid w:val="3417206C"/>
    <w:rsid w:val="341DA665"/>
    <w:rsid w:val="34A78E07"/>
    <w:rsid w:val="34B1ED57"/>
    <w:rsid w:val="3509DE53"/>
    <w:rsid w:val="352704CB"/>
    <w:rsid w:val="36BFF991"/>
    <w:rsid w:val="37143DB3"/>
    <w:rsid w:val="377AB787"/>
    <w:rsid w:val="37CC5BE6"/>
    <w:rsid w:val="37D0404F"/>
    <w:rsid w:val="37F17A2A"/>
    <w:rsid w:val="389E300A"/>
    <w:rsid w:val="38EB6922"/>
    <w:rsid w:val="38EF0153"/>
    <w:rsid w:val="3915136B"/>
    <w:rsid w:val="393D6B55"/>
    <w:rsid w:val="398A0190"/>
    <w:rsid w:val="39A41989"/>
    <w:rsid w:val="3AB0B96F"/>
    <w:rsid w:val="3AD944BE"/>
    <w:rsid w:val="3B0009C7"/>
    <w:rsid w:val="3B2B80BD"/>
    <w:rsid w:val="3BDEB85F"/>
    <w:rsid w:val="3C909000"/>
    <w:rsid w:val="3D16DA54"/>
    <w:rsid w:val="3D270DB2"/>
    <w:rsid w:val="3D961E80"/>
    <w:rsid w:val="3DB33EAE"/>
    <w:rsid w:val="3DBFF892"/>
    <w:rsid w:val="3DE8D818"/>
    <w:rsid w:val="3E798B68"/>
    <w:rsid w:val="3E7CD8E0"/>
    <w:rsid w:val="3F9B8F5B"/>
    <w:rsid w:val="400B6BC0"/>
    <w:rsid w:val="4050B966"/>
    <w:rsid w:val="40A8B240"/>
    <w:rsid w:val="40C24D69"/>
    <w:rsid w:val="4148DF69"/>
    <w:rsid w:val="41AF33E7"/>
    <w:rsid w:val="41D20E9C"/>
    <w:rsid w:val="41DC1B30"/>
    <w:rsid w:val="423E2AFA"/>
    <w:rsid w:val="42480564"/>
    <w:rsid w:val="424DEE44"/>
    <w:rsid w:val="42B3DE4A"/>
    <w:rsid w:val="4326E8DB"/>
    <w:rsid w:val="43A0E081"/>
    <w:rsid w:val="43E7CD02"/>
    <w:rsid w:val="44690867"/>
    <w:rsid w:val="446DEF5B"/>
    <w:rsid w:val="44DB469D"/>
    <w:rsid w:val="45E3E965"/>
    <w:rsid w:val="4676BF48"/>
    <w:rsid w:val="46BB0C27"/>
    <w:rsid w:val="47759E54"/>
    <w:rsid w:val="47E6905A"/>
    <w:rsid w:val="47F03BB4"/>
    <w:rsid w:val="489A757A"/>
    <w:rsid w:val="48C55B8E"/>
    <w:rsid w:val="48D14986"/>
    <w:rsid w:val="498424D8"/>
    <w:rsid w:val="4AE6099B"/>
    <w:rsid w:val="4AF90DF2"/>
    <w:rsid w:val="4BB30D53"/>
    <w:rsid w:val="4C02906A"/>
    <w:rsid w:val="4C34EFE8"/>
    <w:rsid w:val="4CCC7681"/>
    <w:rsid w:val="4D64EB3A"/>
    <w:rsid w:val="4DF7D091"/>
    <w:rsid w:val="4ED4CDD6"/>
    <w:rsid w:val="4F13EECE"/>
    <w:rsid w:val="4FA5D126"/>
    <w:rsid w:val="50058DCB"/>
    <w:rsid w:val="502314A6"/>
    <w:rsid w:val="5056B232"/>
    <w:rsid w:val="50591FAB"/>
    <w:rsid w:val="5072E2E7"/>
    <w:rsid w:val="5244C2D4"/>
    <w:rsid w:val="530E26E1"/>
    <w:rsid w:val="533728C9"/>
    <w:rsid w:val="5338DAFA"/>
    <w:rsid w:val="53655DCF"/>
    <w:rsid w:val="5398350B"/>
    <w:rsid w:val="53984B50"/>
    <w:rsid w:val="542B502D"/>
    <w:rsid w:val="5498B248"/>
    <w:rsid w:val="54A026AD"/>
    <w:rsid w:val="54BE78BC"/>
    <w:rsid w:val="54F5AB9E"/>
    <w:rsid w:val="55681CC0"/>
    <w:rsid w:val="55A0485F"/>
    <w:rsid w:val="565EEEDA"/>
    <w:rsid w:val="569D91C4"/>
    <w:rsid w:val="56AEDA0A"/>
    <w:rsid w:val="5798AF2B"/>
    <w:rsid w:val="57D96045"/>
    <w:rsid w:val="57F8E2E6"/>
    <w:rsid w:val="591CC020"/>
    <w:rsid w:val="59385E83"/>
    <w:rsid w:val="59561813"/>
    <w:rsid w:val="59E4D975"/>
    <w:rsid w:val="5B7E65E8"/>
    <w:rsid w:val="5BB3118D"/>
    <w:rsid w:val="5C0A200B"/>
    <w:rsid w:val="5C5113D0"/>
    <w:rsid w:val="5CA1CDC4"/>
    <w:rsid w:val="5CA82154"/>
    <w:rsid w:val="5DC79BFA"/>
    <w:rsid w:val="5F6F07BC"/>
    <w:rsid w:val="5F7192E5"/>
    <w:rsid w:val="5F909DA0"/>
    <w:rsid w:val="5FCF23B7"/>
    <w:rsid w:val="6057D186"/>
    <w:rsid w:val="615EF0B4"/>
    <w:rsid w:val="620C6B73"/>
    <w:rsid w:val="6272EC96"/>
    <w:rsid w:val="62A4E276"/>
    <w:rsid w:val="62B7045F"/>
    <w:rsid w:val="62BFB26B"/>
    <w:rsid w:val="63698361"/>
    <w:rsid w:val="63DA5DF8"/>
    <w:rsid w:val="64015D45"/>
    <w:rsid w:val="663C33D2"/>
    <w:rsid w:val="6645CA52"/>
    <w:rsid w:val="679D94C4"/>
    <w:rsid w:val="684E036B"/>
    <w:rsid w:val="6878950E"/>
    <w:rsid w:val="68CA307C"/>
    <w:rsid w:val="694FE802"/>
    <w:rsid w:val="69CA3759"/>
    <w:rsid w:val="6A2258F7"/>
    <w:rsid w:val="6AB35B1C"/>
    <w:rsid w:val="6B2D7DB8"/>
    <w:rsid w:val="6C220A22"/>
    <w:rsid w:val="6DA3619A"/>
    <w:rsid w:val="6E0E15B0"/>
    <w:rsid w:val="6E45A757"/>
    <w:rsid w:val="6E5A01EA"/>
    <w:rsid w:val="6EA445C3"/>
    <w:rsid w:val="6EE7A2B2"/>
    <w:rsid w:val="6F5B5221"/>
    <w:rsid w:val="6FD14AFE"/>
    <w:rsid w:val="71BE750D"/>
    <w:rsid w:val="71BFBCBE"/>
    <w:rsid w:val="72D1D6BA"/>
    <w:rsid w:val="73074969"/>
    <w:rsid w:val="74296551"/>
    <w:rsid w:val="74C56147"/>
    <w:rsid w:val="74DD8F4D"/>
    <w:rsid w:val="74E49C8E"/>
    <w:rsid w:val="75DE4216"/>
    <w:rsid w:val="763F0A1D"/>
    <w:rsid w:val="7646B464"/>
    <w:rsid w:val="7649BF85"/>
    <w:rsid w:val="76773871"/>
    <w:rsid w:val="7678E6CD"/>
    <w:rsid w:val="76906D05"/>
    <w:rsid w:val="771D9986"/>
    <w:rsid w:val="7723EBDA"/>
    <w:rsid w:val="774001A0"/>
    <w:rsid w:val="7759EF67"/>
    <w:rsid w:val="78547981"/>
    <w:rsid w:val="7979ED71"/>
    <w:rsid w:val="7A15243D"/>
    <w:rsid w:val="7A47FE64"/>
    <w:rsid w:val="7A68932C"/>
    <w:rsid w:val="7B0ACDE7"/>
    <w:rsid w:val="7C45C788"/>
    <w:rsid w:val="7CA28BCF"/>
    <w:rsid w:val="7CFE0688"/>
    <w:rsid w:val="7DF9FC0D"/>
    <w:rsid w:val="7E9132BB"/>
    <w:rsid w:val="7EC44304"/>
    <w:rsid w:val="7EFB6A2E"/>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EB7E"/>
  <w15:chartTrackingRefBased/>
  <w15:docId w15:val="{E289B3D0-8839-41AD-AFC4-65D41209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5306"/>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A1F27"/>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27E0"/>
    <w:rPr>
      <w:rFonts w:ascii="Arial" w:hAnsi="Arial" w:eastAsiaTheme="majorEastAsia" w:cstheme="majorBidi"/>
      <w:b/>
      <w:sz w:val="32"/>
      <w:szCs w:val="32"/>
    </w:rPr>
  </w:style>
  <w:style w:type="character" w:styleId="Heading2Char" w:customStyle="1">
    <w:name w:val="Heading 2 Char"/>
    <w:basedOn w:val="DefaultParagraphFont"/>
    <w:link w:val="Heading2"/>
    <w:uiPriority w:val="9"/>
    <w:rsid w:val="009727E0"/>
    <w:rPr>
      <w:rFonts w:ascii="Arial" w:hAnsi="Arial" w:eastAsiaTheme="majorEastAsia" w:cstheme="majorBidi"/>
      <w:sz w:val="26"/>
      <w:szCs w:val="26"/>
    </w:rPr>
  </w:style>
  <w:style w:type="paragraph" w:styleId="notHelp" w:customStyle="1">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A607A"/>
    <w:rPr>
      <w:rFonts w:asciiTheme="majorHAnsi" w:hAnsiTheme="majorHAnsi" w:eastAsiaTheme="majorEastAsia" w:cstheme="majorBidi"/>
      <w:spacing w:val="-10"/>
      <w:kern w:val="28"/>
      <w:sz w:val="56"/>
      <w:szCs w:val="56"/>
    </w:rPr>
  </w:style>
  <w:style w:type="character" w:styleId="Heading3Char" w:customStyle="1">
    <w:name w:val="Heading 3 Char"/>
    <w:basedOn w:val="DefaultParagraphFont"/>
    <w:link w:val="Heading3"/>
    <w:uiPriority w:val="9"/>
    <w:rsid w:val="009727E0"/>
    <w:rPr>
      <w:rFonts w:ascii="Arial" w:hAnsi="Arial" w:eastAsiaTheme="majorEastAsia"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styleId="HeaderChar" w:customStyle="1">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styleId="FooterChar" w:customStyle="1">
    <w:name w:val="Footer Char"/>
    <w:basedOn w:val="DefaultParagraphFont"/>
    <w:link w:val="Footer"/>
    <w:uiPriority w:val="99"/>
    <w:rsid w:val="00FC3526"/>
    <w:rPr>
      <w:rFonts w:ascii="Arial" w:hAnsi="Arial"/>
      <w:sz w:val="24"/>
    </w:rPr>
  </w:style>
  <w:style w:type="paragraph" w:styleId="Italicblue" w:customStyle="1">
    <w:name w:val="Italic blue"/>
    <w:basedOn w:val="Normal"/>
    <w:link w:val="ItalicblueChar"/>
    <w:qFormat/>
    <w:rsid w:val="009727E0"/>
    <w:pPr>
      <w:keepLines/>
      <w:spacing w:after="120" w:line="240" w:lineRule="auto"/>
    </w:pPr>
    <w:rPr>
      <w:rFonts w:ascii="Times New Roman" w:hAnsi="Times New Roman" w:eastAsia="Times New Roman" w:cs="Times New Roman"/>
      <w:i/>
      <w:color w:val="0070C0"/>
      <w:kern w:val="28"/>
      <w:sz w:val="20"/>
      <w:szCs w:val="20"/>
    </w:rPr>
  </w:style>
  <w:style w:type="character" w:styleId="ItalicblueChar" w:customStyle="1">
    <w:name w:val="Italic blue Char"/>
    <w:basedOn w:val="DefaultParagraphFont"/>
    <w:link w:val="Italicblue"/>
    <w:rsid w:val="009727E0"/>
    <w:rPr>
      <w:rFonts w:ascii="Times New Roman" w:hAnsi="Times New Roman" w:eastAsia="Times New Roman" w:cs="Times New Roman"/>
      <w:i/>
      <w:color w:val="0070C0"/>
      <w:kern w:val="28"/>
      <w:sz w:val="20"/>
      <w:szCs w:val="20"/>
    </w:rPr>
  </w:style>
  <w:style w:type="paragraph" w:styleId="TemplateInformation" w:customStyle="1">
    <w:name w:val="Template Information"/>
    <w:basedOn w:val="Normal"/>
    <w:link w:val="TemplateInformationChar"/>
    <w:rsid w:val="009727E0"/>
    <w:pPr>
      <w:keepLines/>
      <w:spacing w:after="120" w:line="240" w:lineRule="auto"/>
      <w:ind w:left="993"/>
    </w:pPr>
    <w:rPr>
      <w:rFonts w:ascii="Times New Roman" w:hAnsi="Times New Roman" w:eastAsia="Times New Roman" w:cs="Times New Roman"/>
      <w:i/>
      <w:color w:val="0000FF"/>
      <w:sz w:val="20"/>
      <w:szCs w:val="20"/>
    </w:rPr>
  </w:style>
  <w:style w:type="character" w:styleId="TemplateInformationChar" w:customStyle="1">
    <w:name w:val="Template Information Char"/>
    <w:basedOn w:val="DefaultParagraphFont"/>
    <w:link w:val="TemplateInformation"/>
    <w:rsid w:val="009727E0"/>
    <w:rPr>
      <w:rFonts w:ascii="Times New Roman" w:hAnsi="Times New Roman" w:eastAsia="Times New Roman" w:cs="Times New Roman"/>
      <w:i/>
      <w:color w:val="0000FF"/>
      <w:sz w:val="20"/>
      <w:szCs w:val="20"/>
    </w:rPr>
  </w:style>
  <w:style w:type="table" w:styleId="TableGrid">
    <w:name w:val="Table Grid"/>
    <w:basedOn w:val="TableNormal"/>
    <w:uiPriority w:val="39"/>
    <w:rsid w:val="00CB22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A0805"/>
    <w:rPr>
      <w:color w:val="0563C1" w:themeColor="hyperlink"/>
      <w:u w:val="single"/>
    </w:rPr>
  </w:style>
  <w:style w:type="character" w:styleId="UnresolvedMention">
    <w:name w:val="Unresolved Mention"/>
    <w:basedOn w:val="DefaultParagraphFont"/>
    <w:uiPriority w:val="99"/>
    <w:semiHidden/>
    <w:unhideWhenUsed/>
    <w:rsid w:val="00DA0805"/>
    <w:rPr>
      <w:color w:val="605E5C"/>
      <w:shd w:val="clear" w:color="auto" w:fill="E1DFDD"/>
    </w:rPr>
  </w:style>
  <w:style w:type="paragraph" w:styleId="ListParagraph">
    <w:name w:val="List Paragraph"/>
    <w:basedOn w:val="Normal"/>
    <w:uiPriority w:val="34"/>
    <w:qFormat/>
    <w:rsid w:val="0059639B"/>
    <w:pPr>
      <w:ind w:left="720"/>
      <w:contextualSpacing/>
    </w:pPr>
  </w:style>
  <w:style w:type="character" w:styleId="Heading4Char" w:customStyle="1">
    <w:name w:val="Heading 4 Char"/>
    <w:basedOn w:val="DefaultParagraphFont"/>
    <w:link w:val="Heading4"/>
    <w:uiPriority w:val="9"/>
    <w:semiHidden/>
    <w:rsid w:val="009A1F27"/>
    <w:rPr>
      <w:rFonts w:asciiTheme="majorHAnsi" w:hAnsiTheme="majorHAnsi" w:eastAsiaTheme="majorEastAsia" w:cstheme="majorBidi"/>
      <w:i/>
      <w:iCs/>
      <w:color w:val="2E74B5" w:themeColor="accent1" w:themeShade="BF"/>
      <w:sz w:val="24"/>
    </w:rPr>
  </w:style>
  <w:style w:type="paragraph" w:styleId="Revision">
    <w:name w:val="Revision"/>
    <w:hidden/>
    <w:uiPriority w:val="99"/>
    <w:semiHidden/>
    <w:rsid w:val="00103508"/>
    <w:pPr>
      <w:spacing w:after="0" w:line="240" w:lineRule="auto"/>
    </w:pPr>
    <w:rPr>
      <w:rFonts w:ascii="Arial" w:hAnsi="Arial"/>
      <w:sz w:val="24"/>
    </w:rPr>
  </w:style>
  <w:style w:type="paragraph" w:styleId="NormalWeb">
    <w:name w:val="Normal (Web)"/>
    <w:basedOn w:val="Normal"/>
    <w:uiPriority w:val="99"/>
    <w:semiHidden/>
    <w:unhideWhenUsed/>
    <w:rsid w:val="00103508"/>
    <w:pPr>
      <w:spacing w:before="100" w:beforeAutospacing="1" w:after="100" w:afterAutospacing="1" w:line="240" w:lineRule="auto"/>
    </w:pPr>
    <w:rPr>
      <w:rFonts w:ascii="Times New Roman" w:hAnsi="Times New Roman" w:eastAsia="Times New Roman" w:cs="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93937">
      <w:bodyDiv w:val="1"/>
      <w:marLeft w:val="0"/>
      <w:marRight w:val="0"/>
      <w:marTop w:val="0"/>
      <w:marBottom w:val="0"/>
      <w:divBdr>
        <w:top w:val="none" w:sz="0" w:space="0" w:color="auto"/>
        <w:left w:val="none" w:sz="0" w:space="0" w:color="auto"/>
        <w:bottom w:val="none" w:sz="0" w:space="0" w:color="auto"/>
        <w:right w:val="none" w:sz="0" w:space="0" w:color="auto"/>
      </w:divBdr>
      <w:divsChild>
        <w:div w:id="3023323">
          <w:marLeft w:val="0"/>
          <w:marRight w:val="0"/>
          <w:marTop w:val="0"/>
          <w:marBottom w:val="0"/>
          <w:divBdr>
            <w:top w:val="single" w:sz="2" w:space="0" w:color="auto"/>
            <w:left w:val="single" w:sz="2" w:space="4" w:color="auto"/>
            <w:bottom w:val="single" w:sz="2" w:space="0" w:color="auto"/>
            <w:right w:val="single" w:sz="2" w:space="4" w:color="auto"/>
          </w:divBdr>
        </w:div>
        <w:div w:id="169372368">
          <w:marLeft w:val="0"/>
          <w:marRight w:val="0"/>
          <w:marTop w:val="0"/>
          <w:marBottom w:val="0"/>
          <w:divBdr>
            <w:top w:val="single" w:sz="2" w:space="0" w:color="auto"/>
            <w:left w:val="single" w:sz="2" w:space="4" w:color="auto"/>
            <w:bottom w:val="single" w:sz="2" w:space="0" w:color="auto"/>
            <w:right w:val="single" w:sz="2" w:space="4" w:color="auto"/>
          </w:divBdr>
        </w:div>
        <w:div w:id="204606921">
          <w:marLeft w:val="0"/>
          <w:marRight w:val="0"/>
          <w:marTop w:val="0"/>
          <w:marBottom w:val="0"/>
          <w:divBdr>
            <w:top w:val="single" w:sz="2" w:space="0" w:color="auto"/>
            <w:left w:val="single" w:sz="2" w:space="4" w:color="auto"/>
            <w:bottom w:val="single" w:sz="2" w:space="0" w:color="auto"/>
            <w:right w:val="single" w:sz="2" w:space="4" w:color="auto"/>
          </w:divBdr>
        </w:div>
        <w:div w:id="204952796">
          <w:marLeft w:val="0"/>
          <w:marRight w:val="0"/>
          <w:marTop w:val="0"/>
          <w:marBottom w:val="0"/>
          <w:divBdr>
            <w:top w:val="single" w:sz="2" w:space="0" w:color="auto"/>
            <w:left w:val="single" w:sz="2" w:space="4" w:color="auto"/>
            <w:bottom w:val="single" w:sz="2" w:space="0" w:color="auto"/>
            <w:right w:val="single" w:sz="2" w:space="4" w:color="auto"/>
          </w:divBdr>
        </w:div>
        <w:div w:id="341931035">
          <w:marLeft w:val="0"/>
          <w:marRight w:val="0"/>
          <w:marTop w:val="0"/>
          <w:marBottom w:val="0"/>
          <w:divBdr>
            <w:top w:val="single" w:sz="2" w:space="0" w:color="auto"/>
            <w:left w:val="single" w:sz="2" w:space="4" w:color="auto"/>
            <w:bottom w:val="single" w:sz="2" w:space="0" w:color="auto"/>
            <w:right w:val="single" w:sz="2" w:space="4" w:color="auto"/>
          </w:divBdr>
        </w:div>
        <w:div w:id="661390684">
          <w:marLeft w:val="0"/>
          <w:marRight w:val="0"/>
          <w:marTop w:val="0"/>
          <w:marBottom w:val="0"/>
          <w:divBdr>
            <w:top w:val="single" w:sz="2" w:space="0" w:color="auto"/>
            <w:left w:val="single" w:sz="2" w:space="4" w:color="auto"/>
            <w:bottom w:val="single" w:sz="2" w:space="0" w:color="auto"/>
            <w:right w:val="single" w:sz="2" w:space="4" w:color="auto"/>
          </w:divBdr>
        </w:div>
        <w:div w:id="738093182">
          <w:marLeft w:val="0"/>
          <w:marRight w:val="0"/>
          <w:marTop w:val="0"/>
          <w:marBottom w:val="0"/>
          <w:divBdr>
            <w:top w:val="single" w:sz="2" w:space="0" w:color="auto"/>
            <w:left w:val="single" w:sz="2" w:space="4" w:color="auto"/>
            <w:bottom w:val="single" w:sz="2" w:space="0" w:color="auto"/>
            <w:right w:val="single" w:sz="2" w:space="4" w:color="auto"/>
          </w:divBdr>
        </w:div>
        <w:div w:id="763260526">
          <w:marLeft w:val="0"/>
          <w:marRight w:val="0"/>
          <w:marTop w:val="0"/>
          <w:marBottom w:val="0"/>
          <w:divBdr>
            <w:top w:val="single" w:sz="2" w:space="0" w:color="auto"/>
            <w:left w:val="single" w:sz="2" w:space="4" w:color="auto"/>
            <w:bottom w:val="single" w:sz="2" w:space="0" w:color="auto"/>
            <w:right w:val="single" w:sz="2" w:space="4" w:color="auto"/>
          </w:divBdr>
        </w:div>
        <w:div w:id="766580871">
          <w:marLeft w:val="0"/>
          <w:marRight w:val="0"/>
          <w:marTop w:val="0"/>
          <w:marBottom w:val="0"/>
          <w:divBdr>
            <w:top w:val="single" w:sz="2" w:space="0" w:color="auto"/>
            <w:left w:val="single" w:sz="2" w:space="4" w:color="auto"/>
            <w:bottom w:val="single" w:sz="2" w:space="0" w:color="auto"/>
            <w:right w:val="single" w:sz="2" w:space="4" w:color="auto"/>
          </w:divBdr>
        </w:div>
        <w:div w:id="1028264453">
          <w:marLeft w:val="0"/>
          <w:marRight w:val="0"/>
          <w:marTop w:val="0"/>
          <w:marBottom w:val="0"/>
          <w:divBdr>
            <w:top w:val="single" w:sz="2" w:space="0" w:color="auto"/>
            <w:left w:val="single" w:sz="2" w:space="4" w:color="auto"/>
            <w:bottom w:val="single" w:sz="2" w:space="0" w:color="auto"/>
            <w:right w:val="single" w:sz="2" w:space="4" w:color="auto"/>
          </w:divBdr>
        </w:div>
        <w:div w:id="1341199340">
          <w:marLeft w:val="0"/>
          <w:marRight w:val="0"/>
          <w:marTop w:val="0"/>
          <w:marBottom w:val="0"/>
          <w:divBdr>
            <w:top w:val="single" w:sz="2" w:space="0" w:color="auto"/>
            <w:left w:val="single" w:sz="2" w:space="4" w:color="auto"/>
            <w:bottom w:val="single" w:sz="2" w:space="0" w:color="auto"/>
            <w:right w:val="single" w:sz="2" w:space="4" w:color="auto"/>
          </w:divBdr>
        </w:div>
        <w:div w:id="1468354963">
          <w:marLeft w:val="0"/>
          <w:marRight w:val="0"/>
          <w:marTop w:val="0"/>
          <w:marBottom w:val="0"/>
          <w:divBdr>
            <w:top w:val="single" w:sz="2" w:space="0" w:color="auto"/>
            <w:left w:val="single" w:sz="2" w:space="4" w:color="auto"/>
            <w:bottom w:val="single" w:sz="2" w:space="0" w:color="auto"/>
            <w:right w:val="single" w:sz="2" w:space="4" w:color="auto"/>
          </w:divBdr>
        </w:div>
        <w:div w:id="1571234570">
          <w:marLeft w:val="0"/>
          <w:marRight w:val="0"/>
          <w:marTop w:val="0"/>
          <w:marBottom w:val="0"/>
          <w:divBdr>
            <w:top w:val="single" w:sz="2" w:space="0" w:color="auto"/>
            <w:left w:val="single" w:sz="2" w:space="4" w:color="auto"/>
            <w:bottom w:val="single" w:sz="2" w:space="0" w:color="auto"/>
            <w:right w:val="single" w:sz="2" w:space="4" w:color="auto"/>
          </w:divBdr>
        </w:div>
        <w:div w:id="1868059301">
          <w:marLeft w:val="0"/>
          <w:marRight w:val="0"/>
          <w:marTop w:val="0"/>
          <w:marBottom w:val="0"/>
          <w:divBdr>
            <w:top w:val="single" w:sz="2" w:space="0" w:color="auto"/>
            <w:left w:val="single" w:sz="2" w:space="4" w:color="auto"/>
            <w:bottom w:val="single" w:sz="2" w:space="0" w:color="auto"/>
            <w:right w:val="single" w:sz="2" w:space="4" w:color="auto"/>
          </w:divBdr>
        </w:div>
        <w:div w:id="2122021077">
          <w:marLeft w:val="0"/>
          <w:marRight w:val="0"/>
          <w:marTop w:val="0"/>
          <w:marBottom w:val="0"/>
          <w:divBdr>
            <w:top w:val="single" w:sz="2" w:space="0" w:color="auto"/>
            <w:left w:val="single" w:sz="2" w:space="4" w:color="auto"/>
            <w:bottom w:val="single" w:sz="2" w:space="0" w:color="auto"/>
            <w:right w:val="single" w:sz="2" w:space="4" w:color="auto"/>
          </w:divBdr>
        </w:div>
        <w:div w:id="2136101208">
          <w:marLeft w:val="0"/>
          <w:marRight w:val="0"/>
          <w:marTop w:val="0"/>
          <w:marBottom w:val="0"/>
          <w:divBdr>
            <w:top w:val="single" w:sz="2" w:space="0" w:color="auto"/>
            <w:left w:val="single" w:sz="2" w:space="4" w:color="auto"/>
            <w:bottom w:val="single" w:sz="2" w:space="0" w:color="auto"/>
            <w:right w:val="single" w:sz="2" w:space="4" w:color="auto"/>
          </w:divBdr>
        </w:div>
      </w:divsChild>
    </w:div>
    <w:div w:id="1265963205">
      <w:bodyDiv w:val="1"/>
      <w:marLeft w:val="0"/>
      <w:marRight w:val="0"/>
      <w:marTop w:val="0"/>
      <w:marBottom w:val="0"/>
      <w:divBdr>
        <w:top w:val="none" w:sz="0" w:space="0" w:color="auto"/>
        <w:left w:val="none" w:sz="0" w:space="0" w:color="auto"/>
        <w:bottom w:val="none" w:sz="0" w:space="0" w:color="auto"/>
        <w:right w:val="none" w:sz="0" w:space="0" w:color="auto"/>
      </w:divBdr>
      <w:divsChild>
        <w:div w:id="90709212">
          <w:marLeft w:val="0"/>
          <w:marRight w:val="0"/>
          <w:marTop w:val="0"/>
          <w:marBottom w:val="0"/>
          <w:divBdr>
            <w:top w:val="single" w:sz="2" w:space="0" w:color="auto"/>
            <w:left w:val="single" w:sz="2" w:space="4" w:color="auto"/>
            <w:bottom w:val="single" w:sz="2" w:space="0" w:color="auto"/>
            <w:right w:val="single" w:sz="2" w:space="4" w:color="auto"/>
          </w:divBdr>
        </w:div>
        <w:div w:id="229655061">
          <w:marLeft w:val="0"/>
          <w:marRight w:val="0"/>
          <w:marTop w:val="0"/>
          <w:marBottom w:val="0"/>
          <w:divBdr>
            <w:top w:val="single" w:sz="2" w:space="0" w:color="auto"/>
            <w:left w:val="single" w:sz="2" w:space="4" w:color="auto"/>
            <w:bottom w:val="single" w:sz="2" w:space="0" w:color="auto"/>
            <w:right w:val="single" w:sz="2" w:space="4" w:color="auto"/>
          </w:divBdr>
        </w:div>
        <w:div w:id="389159858">
          <w:marLeft w:val="0"/>
          <w:marRight w:val="0"/>
          <w:marTop w:val="0"/>
          <w:marBottom w:val="0"/>
          <w:divBdr>
            <w:top w:val="single" w:sz="2" w:space="0" w:color="auto"/>
            <w:left w:val="single" w:sz="2" w:space="4" w:color="auto"/>
            <w:bottom w:val="single" w:sz="2" w:space="0" w:color="auto"/>
            <w:right w:val="single" w:sz="2" w:space="4" w:color="auto"/>
          </w:divBdr>
        </w:div>
        <w:div w:id="434132848">
          <w:marLeft w:val="0"/>
          <w:marRight w:val="0"/>
          <w:marTop w:val="0"/>
          <w:marBottom w:val="0"/>
          <w:divBdr>
            <w:top w:val="single" w:sz="2" w:space="0" w:color="auto"/>
            <w:left w:val="single" w:sz="2" w:space="4" w:color="auto"/>
            <w:bottom w:val="single" w:sz="2" w:space="0" w:color="auto"/>
            <w:right w:val="single" w:sz="2" w:space="4" w:color="auto"/>
          </w:divBdr>
        </w:div>
        <w:div w:id="454954922">
          <w:marLeft w:val="0"/>
          <w:marRight w:val="0"/>
          <w:marTop w:val="0"/>
          <w:marBottom w:val="0"/>
          <w:divBdr>
            <w:top w:val="single" w:sz="2" w:space="0" w:color="auto"/>
            <w:left w:val="single" w:sz="2" w:space="4" w:color="auto"/>
            <w:bottom w:val="single" w:sz="2" w:space="0" w:color="auto"/>
            <w:right w:val="single" w:sz="2" w:space="4" w:color="auto"/>
          </w:divBdr>
        </w:div>
        <w:div w:id="705062948">
          <w:marLeft w:val="0"/>
          <w:marRight w:val="0"/>
          <w:marTop w:val="0"/>
          <w:marBottom w:val="0"/>
          <w:divBdr>
            <w:top w:val="single" w:sz="2" w:space="0" w:color="auto"/>
            <w:left w:val="single" w:sz="2" w:space="4" w:color="auto"/>
            <w:bottom w:val="single" w:sz="2" w:space="0" w:color="auto"/>
            <w:right w:val="single" w:sz="2" w:space="4" w:color="auto"/>
          </w:divBdr>
        </w:div>
        <w:div w:id="850147917">
          <w:marLeft w:val="0"/>
          <w:marRight w:val="0"/>
          <w:marTop w:val="0"/>
          <w:marBottom w:val="0"/>
          <w:divBdr>
            <w:top w:val="single" w:sz="2" w:space="0" w:color="auto"/>
            <w:left w:val="single" w:sz="2" w:space="4" w:color="auto"/>
            <w:bottom w:val="single" w:sz="2" w:space="0" w:color="auto"/>
            <w:right w:val="single" w:sz="2" w:space="4" w:color="auto"/>
          </w:divBdr>
        </w:div>
        <w:div w:id="938752817">
          <w:marLeft w:val="0"/>
          <w:marRight w:val="0"/>
          <w:marTop w:val="0"/>
          <w:marBottom w:val="0"/>
          <w:divBdr>
            <w:top w:val="single" w:sz="2" w:space="0" w:color="auto"/>
            <w:left w:val="single" w:sz="2" w:space="4" w:color="auto"/>
            <w:bottom w:val="single" w:sz="2" w:space="0" w:color="auto"/>
            <w:right w:val="single" w:sz="2" w:space="4" w:color="auto"/>
          </w:divBdr>
        </w:div>
        <w:div w:id="1214269579">
          <w:marLeft w:val="0"/>
          <w:marRight w:val="0"/>
          <w:marTop w:val="0"/>
          <w:marBottom w:val="0"/>
          <w:divBdr>
            <w:top w:val="single" w:sz="2" w:space="0" w:color="auto"/>
            <w:left w:val="single" w:sz="2" w:space="4" w:color="auto"/>
            <w:bottom w:val="single" w:sz="2" w:space="0" w:color="auto"/>
            <w:right w:val="single" w:sz="2" w:space="4" w:color="auto"/>
          </w:divBdr>
        </w:div>
        <w:div w:id="1229264547">
          <w:marLeft w:val="0"/>
          <w:marRight w:val="0"/>
          <w:marTop w:val="0"/>
          <w:marBottom w:val="0"/>
          <w:divBdr>
            <w:top w:val="single" w:sz="2" w:space="0" w:color="auto"/>
            <w:left w:val="single" w:sz="2" w:space="4" w:color="auto"/>
            <w:bottom w:val="single" w:sz="2" w:space="0" w:color="auto"/>
            <w:right w:val="single" w:sz="2" w:space="4" w:color="auto"/>
          </w:divBdr>
        </w:div>
        <w:div w:id="1365136016">
          <w:marLeft w:val="0"/>
          <w:marRight w:val="0"/>
          <w:marTop w:val="0"/>
          <w:marBottom w:val="0"/>
          <w:divBdr>
            <w:top w:val="single" w:sz="2" w:space="0" w:color="auto"/>
            <w:left w:val="single" w:sz="2" w:space="4" w:color="auto"/>
            <w:bottom w:val="single" w:sz="2" w:space="0" w:color="auto"/>
            <w:right w:val="single" w:sz="2" w:space="4" w:color="auto"/>
          </w:divBdr>
        </w:div>
        <w:div w:id="1421101256">
          <w:marLeft w:val="0"/>
          <w:marRight w:val="0"/>
          <w:marTop w:val="0"/>
          <w:marBottom w:val="0"/>
          <w:divBdr>
            <w:top w:val="single" w:sz="2" w:space="0" w:color="auto"/>
            <w:left w:val="single" w:sz="2" w:space="4" w:color="auto"/>
            <w:bottom w:val="single" w:sz="2" w:space="0" w:color="auto"/>
            <w:right w:val="single" w:sz="2" w:space="4" w:color="auto"/>
          </w:divBdr>
        </w:div>
        <w:div w:id="1426536404">
          <w:marLeft w:val="0"/>
          <w:marRight w:val="0"/>
          <w:marTop w:val="0"/>
          <w:marBottom w:val="0"/>
          <w:divBdr>
            <w:top w:val="single" w:sz="2" w:space="0" w:color="auto"/>
            <w:left w:val="single" w:sz="2" w:space="4" w:color="auto"/>
            <w:bottom w:val="single" w:sz="2" w:space="0" w:color="auto"/>
            <w:right w:val="single" w:sz="2" w:space="4" w:color="auto"/>
          </w:divBdr>
        </w:div>
        <w:div w:id="1448499795">
          <w:marLeft w:val="0"/>
          <w:marRight w:val="0"/>
          <w:marTop w:val="0"/>
          <w:marBottom w:val="0"/>
          <w:divBdr>
            <w:top w:val="single" w:sz="2" w:space="0" w:color="auto"/>
            <w:left w:val="single" w:sz="2" w:space="4" w:color="auto"/>
            <w:bottom w:val="single" w:sz="2" w:space="0" w:color="auto"/>
            <w:right w:val="single" w:sz="2" w:space="4" w:color="auto"/>
          </w:divBdr>
        </w:div>
        <w:div w:id="1521048495">
          <w:marLeft w:val="0"/>
          <w:marRight w:val="0"/>
          <w:marTop w:val="0"/>
          <w:marBottom w:val="0"/>
          <w:divBdr>
            <w:top w:val="single" w:sz="2" w:space="0" w:color="auto"/>
            <w:left w:val="single" w:sz="2" w:space="4" w:color="auto"/>
            <w:bottom w:val="single" w:sz="2" w:space="0" w:color="auto"/>
            <w:right w:val="single" w:sz="2" w:space="4" w:color="auto"/>
          </w:divBdr>
        </w:div>
        <w:div w:id="2033915188">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90d8f5-8963-4b6e-bca9-9ac468bcc7a8}" enabled="0" method="" siteId="{ca90d8f5-8963-4b6e-bca9-9ac468bcc7a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National University of Singapore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Yunghans Irawan</dc:creator>
  <keywords/>
  <dc:description/>
  <lastModifiedBy>Sky1 Lee1 (NCS)</lastModifiedBy>
  <revision>390</revision>
  <dcterms:created xsi:type="dcterms:W3CDTF">2019-05-17T17:26:00.0000000Z</dcterms:created>
  <dcterms:modified xsi:type="dcterms:W3CDTF">2026-07-14T14:06:31.6374694Z</dcterms:modified>
</coreProperties>
</file>